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4A55C02"/>
    <w:p w14:paraId="36C7AE24">
      <w:pPr>
        <w:jc w:val="center"/>
      </w:pPr>
      <w:r>
        <w:drawing>
          <wp:inline distT="0" distB="0" distL="0" distR="0">
            <wp:extent cx="3251200" cy="882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251200" cy="882650"/>
                    </a:xfrm>
                    <a:prstGeom prst="rect">
                      <a:avLst/>
                    </a:prstGeom>
                    <a:noFill/>
                    <a:ln>
                      <a:noFill/>
                    </a:ln>
                  </pic:spPr>
                </pic:pic>
              </a:graphicData>
            </a:graphic>
          </wp:inline>
        </w:drawing>
      </w:r>
    </w:p>
    <w:p w14:paraId="257066C2">
      <w:pPr>
        <w:jc w:val="center"/>
      </w:pPr>
    </w:p>
    <w:p w14:paraId="6422E57C">
      <w:pPr>
        <w:jc w:val="center"/>
      </w:pPr>
    </w:p>
    <w:p w14:paraId="29CAAB0D">
      <w:pPr>
        <w:adjustRightInd w:val="0"/>
        <w:snapToGrid w:val="0"/>
        <w:spacing w:line="520" w:lineRule="exact"/>
        <w:jc w:val="center"/>
        <w:rPr>
          <w:rFonts w:ascii="华文中宋" w:hAnsi="华文中宋" w:eastAsia="华文中宋"/>
          <w:b/>
          <w:bCs/>
          <w:spacing w:val="40"/>
          <w:sz w:val="44"/>
          <w:szCs w:val="44"/>
        </w:rPr>
      </w:pPr>
      <w:r>
        <w:rPr>
          <w:rFonts w:hint="eastAsia" w:ascii="华文中宋" w:hAnsi="华文中宋" w:eastAsia="华文中宋"/>
          <w:b/>
          <w:bCs/>
          <w:spacing w:val="40"/>
          <w:sz w:val="44"/>
          <w:szCs w:val="44"/>
        </w:rPr>
        <w:t>本科生毕业论文（设计）</w:t>
      </w:r>
    </w:p>
    <w:p w14:paraId="5F10E5DE">
      <w:pPr>
        <w:jc w:val="center"/>
      </w:pPr>
    </w:p>
    <w:p w14:paraId="264F4ED1">
      <w:pPr>
        <w:jc w:val="center"/>
        <w:rPr>
          <w:sz w:val="20"/>
        </w:rPr>
      </w:pPr>
      <w:r>
        <w:drawing>
          <wp:inline distT="0" distB="0" distL="0" distR="0">
            <wp:extent cx="1257300" cy="12319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257300" cy="1231900"/>
                    </a:xfrm>
                    <a:prstGeom prst="rect">
                      <a:avLst/>
                    </a:prstGeom>
                    <a:noFill/>
                    <a:ln>
                      <a:noFill/>
                    </a:ln>
                  </pic:spPr>
                </pic:pic>
              </a:graphicData>
            </a:graphic>
          </wp:inline>
        </w:drawing>
      </w:r>
    </w:p>
    <w:p w14:paraId="4B8F613F">
      <w:pPr>
        <w:rPr>
          <w:sz w:val="20"/>
        </w:rPr>
      </w:pPr>
    </w:p>
    <w:p w14:paraId="56928600">
      <w:pPr>
        <w:rPr>
          <w:sz w:val="20"/>
        </w:rPr>
      </w:pPr>
    </w:p>
    <w:p w14:paraId="4E2B9F37">
      <w:pPr>
        <w:tabs>
          <w:tab w:val="right" w:pos="7380"/>
        </w:tabs>
        <w:spacing w:line="720" w:lineRule="auto"/>
        <w:ind w:left="2483" w:leftChars="685" w:right="1795" w:rightChars="940" w:hanging="1175" w:hangingChars="450"/>
        <w:rPr>
          <w:rFonts w:ascii="楷体_GB2312" w:hAnsi="宋体" w:eastAsia="楷体_GB2312"/>
          <w:b/>
          <w:sz w:val="28"/>
          <w:szCs w:val="32"/>
          <w:u w:val="single"/>
        </w:rPr>
      </w:pPr>
      <w:r>
        <w:rPr>
          <w:rFonts w:hint="eastAsia" w:ascii="宋体" w:hAnsi="宋体"/>
          <w:b/>
          <w:bCs/>
          <w:sz w:val="28"/>
          <w:szCs w:val="32"/>
        </w:rPr>
        <w:t>题    目</w:t>
      </w:r>
      <w:del w:id="0" w:author="scu" w:date="2025-04-16T08:47:00Z">
        <w:r>
          <w:rPr>
            <w:rFonts w:hint="eastAsia" w:ascii="宋体" w:hAnsi="宋体"/>
            <w:b/>
            <w:bCs/>
            <w:sz w:val="28"/>
            <w:szCs w:val="32"/>
          </w:rPr>
          <w:delText xml:space="preserve"> </w:delText>
        </w:r>
      </w:del>
      <w:del w:id="1" w:author="scu" w:date="2025-04-16T08:47:00Z">
        <w:r>
          <w:rPr>
            <w:rFonts w:hint="eastAsia" w:ascii="楷体_GB2312" w:hAnsi="宋体" w:eastAsia="楷体_GB2312"/>
            <w:b/>
            <w:sz w:val="24"/>
            <w:szCs w:val="28"/>
            <w:u w:val="single"/>
          </w:rPr>
          <w:delText>基于BERT的</w:delText>
        </w:r>
      </w:del>
      <w:ins w:id="2" w:author="scu" w:date="2025-04-16T08:47:00Z">
        <w:r>
          <w:rPr>
            <w:rFonts w:hint="eastAsia" w:ascii="楷体_GB2312" w:hAnsi="宋体" w:eastAsia="楷体_GB2312"/>
            <w:b/>
            <w:sz w:val="24"/>
            <w:szCs w:val="28"/>
            <w:u w:val="single"/>
          </w:rPr>
          <w:t>中文</w:t>
        </w:r>
      </w:ins>
      <w:r>
        <w:rPr>
          <w:rFonts w:hint="eastAsia" w:ascii="楷体_GB2312" w:hAnsi="宋体" w:eastAsia="楷体_GB2312"/>
          <w:b/>
          <w:sz w:val="24"/>
          <w:szCs w:val="28"/>
          <w:u w:val="single"/>
        </w:rPr>
        <w:t>电影</w:t>
      </w:r>
      <w:del w:id="3" w:author="scu" w:date="2025-04-16T08:47:00Z">
        <w:r>
          <w:rPr>
            <w:rFonts w:hint="eastAsia" w:ascii="楷体_GB2312" w:hAnsi="宋体" w:eastAsia="楷体_GB2312"/>
            <w:b/>
            <w:sz w:val="24"/>
            <w:szCs w:val="28"/>
            <w:u w:val="single"/>
          </w:rPr>
          <w:delText>中文</w:delText>
        </w:r>
      </w:del>
      <w:r>
        <w:rPr>
          <w:rFonts w:hint="eastAsia" w:ascii="楷体_GB2312" w:hAnsi="宋体" w:eastAsia="楷体_GB2312"/>
          <w:b/>
          <w:sz w:val="24"/>
          <w:szCs w:val="28"/>
          <w:u w:val="single"/>
        </w:rPr>
        <w:t>评论情感分析系统设计与实现</w:t>
      </w:r>
      <w:r>
        <w:rPr>
          <w:rFonts w:hint="eastAsia" w:ascii="楷体_GB2312" w:hAnsi="宋体" w:eastAsia="楷体_GB2312"/>
          <w:b/>
          <w:sz w:val="28"/>
          <w:szCs w:val="32"/>
          <w:u w:val="single"/>
        </w:rPr>
        <w:tab/>
      </w:r>
    </w:p>
    <w:p w14:paraId="7A87EC6D">
      <w:pPr>
        <w:tabs>
          <w:tab w:val="right" w:pos="7380"/>
        </w:tabs>
        <w:spacing w:line="720" w:lineRule="auto"/>
        <w:ind w:left="2483" w:leftChars="685" w:right="1795" w:rightChars="940" w:hanging="1175" w:hangingChars="450"/>
        <w:rPr>
          <w:rFonts w:ascii="宋体" w:hAnsi="宋体"/>
          <w:sz w:val="28"/>
          <w:szCs w:val="32"/>
          <w:u w:val="single"/>
        </w:rPr>
      </w:pPr>
      <w:r>
        <w:rPr>
          <w:rFonts w:hint="eastAsia" w:ascii="宋体" w:hAnsi="宋体"/>
          <w:b/>
          <w:bCs/>
          <w:sz w:val="28"/>
          <w:szCs w:val="32"/>
        </w:rPr>
        <w:t>学    院</w:t>
      </w:r>
      <w:r>
        <w:rPr>
          <w:rFonts w:hint="eastAsia" w:ascii="宋体" w:hAnsi="宋体"/>
          <w:sz w:val="28"/>
          <w:szCs w:val="32"/>
        </w:rPr>
        <w:t xml:space="preserve"> </w:t>
      </w:r>
      <w:r>
        <w:rPr>
          <w:rFonts w:hint="eastAsia" w:ascii="楷体_GB2312" w:hAnsi="宋体" w:eastAsia="楷体_GB2312"/>
          <w:b/>
          <w:sz w:val="28"/>
          <w:szCs w:val="32"/>
          <w:u w:val="single"/>
        </w:rPr>
        <w:t xml:space="preserve">                    </w:t>
      </w:r>
      <w:r>
        <w:rPr>
          <w:rFonts w:ascii="楷体_GB2312" w:hAnsi="宋体" w:eastAsia="楷体_GB2312"/>
          <w:b/>
          <w:sz w:val="28"/>
          <w:szCs w:val="32"/>
          <w:u w:val="single"/>
        </w:rPr>
        <w:t xml:space="preserve"> </w:t>
      </w:r>
      <w:r>
        <w:rPr>
          <w:rFonts w:hint="eastAsia" w:ascii="楷体_GB2312" w:hAnsi="宋体" w:eastAsia="楷体_GB2312"/>
          <w:b/>
          <w:sz w:val="28"/>
          <w:szCs w:val="32"/>
          <w:u w:val="single"/>
        </w:rPr>
        <w:tab/>
      </w:r>
    </w:p>
    <w:p w14:paraId="4B85FD92">
      <w:pPr>
        <w:tabs>
          <w:tab w:val="right" w:pos="7380"/>
        </w:tabs>
        <w:spacing w:line="720" w:lineRule="auto"/>
        <w:ind w:left="2483" w:leftChars="685" w:right="1795" w:rightChars="940" w:hanging="1175" w:hangingChars="450"/>
        <w:rPr>
          <w:rFonts w:ascii="宋体" w:hAnsi="宋体"/>
          <w:sz w:val="28"/>
          <w:szCs w:val="32"/>
        </w:rPr>
      </w:pPr>
      <w:r>
        <w:rPr>
          <w:rFonts w:hint="eastAsia" w:ascii="宋体" w:hAnsi="宋体"/>
          <w:b/>
          <w:bCs/>
          <w:sz w:val="28"/>
          <w:szCs w:val="32"/>
        </w:rPr>
        <w:t>专    业</w:t>
      </w:r>
      <w:r>
        <w:rPr>
          <w:rFonts w:hint="eastAsia" w:ascii="宋体" w:hAnsi="宋体"/>
          <w:sz w:val="28"/>
          <w:szCs w:val="32"/>
        </w:rPr>
        <w:t xml:space="preserve"> </w:t>
      </w:r>
      <w:r>
        <w:rPr>
          <w:rFonts w:hint="eastAsia" w:ascii="楷体_GB2312" w:hAnsi="宋体" w:eastAsia="楷体_GB2312"/>
          <w:b/>
          <w:sz w:val="28"/>
          <w:szCs w:val="32"/>
          <w:u w:val="single"/>
        </w:rPr>
        <w:t xml:space="preserve">          </w:t>
      </w:r>
      <w:bookmarkStart w:id="147" w:name="_GoBack"/>
      <w:bookmarkEnd w:id="147"/>
      <w:r>
        <w:rPr>
          <w:rFonts w:hint="eastAsia" w:ascii="楷体_GB2312" w:hAnsi="宋体" w:eastAsia="楷体_GB2312"/>
          <w:b/>
          <w:sz w:val="28"/>
          <w:szCs w:val="32"/>
          <w:u w:val="single"/>
        </w:rPr>
        <w:t xml:space="preserve"> </w:t>
      </w:r>
      <w:r>
        <w:rPr>
          <w:rFonts w:ascii="楷体_GB2312" w:hAnsi="宋体" w:eastAsia="楷体_GB2312"/>
          <w:b/>
          <w:sz w:val="28"/>
          <w:szCs w:val="32"/>
          <w:u w:val="single"/>
        </w:rPr>
        <w:t xml:space="preserve">   </w:t>
      </w:r>
      <w:r>
        <w:rPr>
          <w:rFonts w:hint="eastAsia" w:ascii="楷体_GB2312" w:hAnsi="宋体" w:eastAsia="楷体_GB2312"/>
          <w:b/>
          <w:sz w:val="28"/>
          <w:szCs w:val="32"/>
          <w:u w:val="single"/>
        </w:rPr>
        <w:tab/>
      </w:r>
    </w:p>
    <w:p w14:paraId="6E5D9A23">
      <w:pPr>
        <w:tabs>
          <w:tab w:val="right" w:pos="7380"/>
        </w:tabs>
        <w:spacing w:line="720" w:lineRule="auto"/>
        <w:ind w:left="2483" w:leftChars="685" w:right="1795" w:rightChars="940" w:hanging="1175" w:hangingChars="450"/>
        <w:rPr>
          <w:rFonts w:ascii="宋体" w:hAnsi="宋体"/>
          <w:sz w:val="28"/>
          <w:szCs w:val="32"/>
        </w:rPr>
      </w:pPr>
      <w:r>
        <w:rPr>
          <w:rFonts w:hint="eastAsia" w:ascii="宋体" w:hAnsi="宋体"/>
          <w:b/>
          <w:bCs/>
          <w:sz w:val="28"/>
          <w:szCs w:val="32"/>
        </w:rPr>
        <w:t>学生姓名</w:t>
      </w:r>
      <w:r>
        <w:rPr>
          <w:rFonts w:hint="eastAsia" w:ascii="宋体" w:hAnsi="宋体"/>
          <w:sz w:val="28"/>
          <w:szCs w:val="32"/>
        </w:rPr>
        <w:t xml:space="preserve"> </w:t>
      </w:r>
      <w:r>
        <w:rPr>
          <w:rFonts w:hint="eastAsia" w:ascii="楷体_GB2312" w:hAnsi="宋体" w:eastAsia="楷体_GB2312"/>
          <w:b/>
          <w:sz w:val="28"/>
          <w:szCs w:val="32"/>
          <w:u w:val="single"/>
        </w:rPr>
        <w:t xml:space="preserve">               </w:t>
      </w:r>
      <w:r>
        <w:rPr>
          <w:rFonts w:hint="eastAsia" w:ascii="楷体_GB2312" w:hAnsi="宋体" w:eastAsia="楷体_GB2312"/>
          <w:b/>
          <w:sz w:val="28"/>
          <w:szCs w:val="32"/>
          <w:u w:val="single"/>
        </w:rPr>
        <w:tab/>
      </w:r>
    </w:p>
    <w:p w14:paraId="17EF113A">
      <w:pPr>
        <w:tabs>
          <w:tab w:val="center" w:pos="5760"/>
          <w:tab w:val="right" w:pos="7380"/>
        </w:tabs>
        <w:spacing w:line="720" w:lineRule="auto"/>
        <w:ind w:left="2483" w:leftChars="685" w:right="1795" w:rightChars="940" w:hanging="1175" w:hangingChars="450"/>
        <w:rPr>
          <w:rFonts w:ascii="宋体" w:hAnsi="宋体"/>
          <w:sz w:val="28"/>
          <w:szCs w:val="32"/>
          <w:u w:val="single"/>
        </w:rPr>
      </w:pPr>
      <w:r>
        <w:rPr>
          <w:rFonts w:hint="eastAsia" w:ascii="宋体" w:hAnsi="宋体"/>
          <w:b/>
          <w:bCs/>
          <w:sz w:val="28"/>
          <w:szCs w:val="32"/>
        </w:rPr>
        <w:t>学    号</w:t>
      </w:r>
      <w:r>
        <w:rPr>
          <w:rFonts w:hint="eastAsia" w:ascii="宋体" w:hAnsi="宋体"/>
          <w:sz w:val="28"/>
          <w:szCs w:val="32"/>
        </w:rPr>
        <w:t xml:space="preserve"> </w:t>
      </w:r>
      <w:r>
        <w:rPr>
          <w:rFonts w:hint="eastAsia" w:ascii="楷体_GB2312" w:hAnsi="宋体" w:eastAsia="楷体_GB2312"/>
          <w:b/>
          <w:sz w:val="28"/>
          <w:szCs w:val="32"/>
          <w:u w:val="single"/>
        </w:rPr>
        <w:t xml:space="preserve">  </w:t>
      </w:r>
      <w:r>
        <w:rPr>
          <w:rFonts w:ascii="楷体_GB2312" w:hAnsi="宋体" w:eastAsia="楷体_GB2312"/>
          <w:b/>
          <w:sz w:val="28"/>
          <w:szCs w:val="32"/>
          <w:u w:val="single"/>
        </w:rPr>
        <w:t xml:space="preserve">    </w:t>
      </w:r>
      <w:r>
        <w:rPr>
          <w:rFonts w:hint="eastAsia" w:ascii="楷体_GB2312" w:hAnsi="宋体" w:eastAsia="楷体_GB2312"/>
          <w:b/>
          <w:sz w:val="28"/>
          <w:szCs w:val="32"/>
          <w:u w:val="single"/>
        </w:rPr>
        <w:t xml:space="preserve">  </w:t>
      </w:r>
      <w:r>
        <w:rPr>
          <w:rFonts w:hint="eastAsia" w:ascii="楷体_GB2312" w:hAnsi="宋体" w:eastAsia="楷体_GB2312"/>
          <w:b/>
          <w:sz w:val="28"/>
          <w:szCs w:val="32"/>
          <w:u w:val="single"/>
        </w:rPr>
        <w:tab/>
      </w:r>
      <w:r>
        <w:rPr>
          <w:rFonts w:hint="eastAsia" w:ascii="宋体" w:hAnsi="宋体"/>
          <w:b/>
          <w:bCs/>
          <w:sz w:val="28"/>
          <w:szCs w:val="32"/>
        </w:rPr>
        <w:t>年级</w:t>
      </w:r>
      <w:r>
        <w:rPr>
          <w:rFonts w:hint="eastAsia" w:ascii="楷体_GB2312" w:hAnsi="宋体" w:eastAsia="楷体_GB2312"/>
          <w:b/>
          <w:sz w:val="28"/>
          <w:szCs w:val="32"/>
          <w:u w:val="single"/>
        </w:rPr>
        <w:t xml:space="preserve">     </w:t>
      </w:r>
      <w:r>
        <w:rPr>
          <w:rFonts w:hint="eastAsia" w:ascii="楷体_GB2312" w:hAnsi="宋体" w:eastAsia="楷体_GB2312"/>
          <w:b/>
          <w:sz w:val="28"/>
          <w:szCs w:val="32"/>
          <w:u w:val="single"/>
        </w:rPr>
        <w:tab/>
      </w:r>
    </w:p>
    <w:p w14:paraId="49748FBF">
      <w:pPr>
        <w:tabs>
          <w:tab w:val="left" w:pos="7380"/>
        </w:tabs>
        <w:spacing w:line="720" w:lineRule="auto"/>
        <w:ind w:left="2483" w:leftChars="685" w:right="1995" w:rightChars="1045" w:hanging="1175" w:hangingChars="450"/>
        <w:rPr>
          <w:rFonts w:ascii="宋体" w:hAnsi="宋体"/>
          <w:sz w:val="28"/>
          <w:szCs w:val="32"/>
          <w:u w:val="single"/>
        </w:rPr>
      </w:pPr>
      <w:r>
        <w:rPr>
          <w:rFonts w:hint="eastAsia" w:ascii="宋体" w:hAnsi="宋体"/>
          <w:b/>
          <w:bCs/>
          <w:sz w:val="28"/>
          <w:szCs w:val="32"/>
        </w:rPr>
        <w:t>指导教师</w:t>
      </w:r>
      <w:r>
        <w:rPr>
          <w:rFonts w:hint="eastAsia" w:ascii="宋体" w:hAnsi="宋体"/>
          <w:sz w:val="28"/>
          <w:szCs w:val="32"/>
        </w:rPr>
        <w:t xml:space="preserve"> </w:t>
      </w:r>
      <w:r>
        <w:rPr>
          <w:rFonts w:hint="eastAsia" w:ascii="楷体_GB2312" w:hAnsi="宋体" w:eastAsia="楷体_GB2312"/>
          <w:b/>
          <w:sz w:val="28"/>
          <w:szCs w:val="32"/>
          <w:u w:val="single"/>
        </w:rPr>
        <w:t xml:space="preserve">              </w:t>
      </w:r>
      <w:r>
        <w:rPr>
          <w:rFonts w:hint="eastAsia" w:ascii="楷体_GB2312" w:hAnsi="宋体" w:eastAsia="楷体_GB2312"/>
          <w:b/>
          <w:sz w:val="28"/>
          <w:szCs w:val="32"/>
          <w:u w:val="single"/>
        </w:rPr>
        <w:tab/>
      </w:r>
    </w:p>
    <w:p w14:paraId="17BB7CA3">
      <w:pPr>
        <w:rPr>
          <w:rFonts w:ascii="宋体" w:hAnsi="宋体"/>
        </w:rPr>
      </w:pPr>
    </w:p>
    <w:p w14:paraId="0EA9426C">
      <w:pPr>
        <w:spacing w:line="440" w:lineRule="exact"/>
        <w:jc w:val="center"/>
        <w:rPr>
          <w:rFonts w:ascii="宋体" w:hAnsi="宋体"/>
          <w:b/>
          <w:sz w:val="32"/>
          <w:szCs w:val="32"/>
        </w:rPr>
      </w:pPr>
      <w:r>
        <w:rPr>
          <w:rFonts w:hint="eastAsia" w:ascii="宋体" w:hAnsi="宋体"/>
          <w:b/>
          <w:sz w:val="32"/>
          <w:szCs w:val="32"/>
        </w:rPr>
        <w:t>教务处制表</w:t>
      </w:r>
    </w:p>
    <w:p w14:paraId="0E65EE79">
      <w:pPr>
        <w:spacing w:line="440" w:lineRule="exact"/>
        <w:jc w:val="center"/>
        <w:rPr>
          <w:b/>
        </w:rPr>
      </w:pPr>
      <w:r>
        <w:rPr>
          <w:rFonts w:hint="eastAsia" w:ascii="宋体" w:hAnsi="宋体"/>
          <w:b/>
          <w:sz w:val="30"/>
        </w:rPr>
        <w:t>二〇二五 年 五 月 二十 日</w:t>
      </w:r>
    </w:p>
    <w:p w14:paraId="777A4523">
      <w:pPr>
        <w:jc w:val="center"/>
        <w:rPr>
          <w:sz w:val="36"/>
        </w:rPr>
        <w:sectPr>
          <w:footerReference r:id="rId9" w:type="first"/>
          <w:headerReference r:id="rId5" w:type="default"/>
          <w:footerReference r:id="rId7" w:type="default"/>
          <w:headerReference r:id="rId6" w:type="even"/>
          <w:footerReference r:id="rId8" w:type="even"/>
          <w:pgSz w:w="11907" w:h="16840"/>
          <w:pgMar w:top="1418" w:right="1134" w:bottom="1418" w:left="1418" w:header="851" w:footer="851" w:gutter="0"/>
          <w:pgNumType w:start="1"/>
          <w:cols w:space="720" w:num="1"/>
          <w:titlePg/>
          <w:docGrid w:type="linesAndChars" w:linePitch="291" w:charSpace="-3908"/>
        </w:sectPr>
      </w:pPr>
    </w:p>
    <w:p w14:paraId="28BB3DDC">
      <w:pPr>
        <w:jc w:val="center"/>
        <w:rPr>
          <w:sz w:val="36"/>
        </w:rPr>
      </w:pPr>
    </w:p>
    <w:p w14:paraId="3240FB5D">
      <w:pPr>
        <w:pStyle w:val="47"/>
        <w:tabs>
          <w:tab w:val="clear" w:pos="425"/>
        </w:tabs>
        <w:spacing w:line="400" w:lineRule="exact"/>
        <w:ind w:firstLine="0"/>
        <w:jc w:val="center"/>
        <w:rPr>
          <w:sz w:val="36"/>
        </w:rPr>
      </w:pPr>
    </w:p>
    <w:p w14:paraId="01F7DB7B">
      <w:pPr>
        <w:spacing w:line="360" w:lineRule="auto"/>
        <w:jc w:val="center"/>
        <w:rPr>
          <w:rFonts w:ascii="黑体" w:hAnsi="黑体" w:eastAsia="黑体"/>
          <w:b/>
          <w:color w:val="000000"/>
          <w:sz w:val="36"/>
        </w:rPr>
      </w:pPr>
      <w:r>
        <w:rPr>
          <w:rFonts w:ascii="黑体" w:hAnsi="黑体" w:eastAsia="黑体"/>
          <w:b/>
          <w:color w:val="000000"/>
          <w:sz w:val="36"/>
        </w:rPr>
        <w:fldChar w:fldCharType="begin"/>
      </w:r>
      <w:r>
        <w:rPr>
          <w:rFonts w:ascii="黑体" w:hAnsi="黑体" w:eastAsia="黑体"/>
          <w:b/>
          <w:color w:val="000000"/>
          <w:sz w:val="36"/>
        </w:rPr>
        <w:instrText xml:space="preserve"> </w:instrText>
      </w:r>
      <w:r>
        <w:rPr>
          <w:rFonts w:hint="eastAsia" w:ascii="黑体" w:hAnsi="黑体" w:eastAsia="黑体"/>
          <w:b/>
          <w:color w:val="000000"/>
          <w:sz w:val="36"/>
        </w:rPr>
        <w:instrText xml:space="preserve">TITLE  此处填写论文题目  \* MERGEFORMAT</w:instrText>
      </w:r>
      <w:r>
        <w:rPr>
          <w:rFonts w:ascii="黑体" w:hAnsi="黑体" w:eastAsia="黑体"/>
          <w:b/>
          <w:color w:val="000000"/>
          <w:sz w:val="36"/>
        </w:rPr>
        <w:instrText xml:space="preserve"> </w:instrText>
      </w:r>
      <w:r>
        <w:rPr>
          <w:rFonts w:ascii="黑体" w:hAnsi="黑体" w:eastAsia="黑体"/>
          <w:b/>
          <w:color w:val="000000"/>
          <w:sz w:val="36"/>
        </w:rPr>
        <w:fldChar w:fldCharType="separate"/>
      </w:r>
      <w:r>
        <w:rPr>
          <w:rFonts w:hint="eastAsia" w:ascii="黑体" w:hAnsi="黑体" w:eastAsia="黑体"/>
          <w:b/>
          <w:color w:val="000000"/>
          <w:sz w:val="36"/>
        </w:rPr>
        <w:t>基于BERT的中文电影评论情感分析系统设计与实现</w:t>
      </w:r>
    </w:p>
    <w:p w14:paraId="1CABB61B">
      <w:pPr>
        <w:spacing w:line="360" w:lineRule="auto"/>
        <w:jc w:val="right"/>
        <w:rPr>
          <w:rFonts w:ascii="黑体" w:hAnsi="黑体" w:eastAsia="黑体"/>
          <w:b/>
          <w:color w:val="000000"/>
          <w:sz w:val="30"/>
          <w:szCs w:val="30"/>
        </w:rPr>
      </w:pPr>
      <w:r>
        <w:rPr>
          <w:rFonts w:ascii="黑体" w:hAnsi="黑体" w:eastAsia="黑体"/>
          <w:b/>
          <w:color w:val="000000"/>
          <w:sz w:val="30"/>
          <w:szCs w:val="30"/>
        </w:rPr>
        <w:fldChar w:fldCharType="end"/>
      </w:r>
    </w:p>
    <w:p w14:paraId="0275FB0A">
      <w:pPr>
        <w:spacing w:line="400" w:lineRule="exact"/>
        <w:jc w:val="center"/>
        <w:rPr>
          <w:sz w:val="36"/>
        </w:rPr>
      </w:pPr>
    </w:p>
    <w:p w14:paraId="032C4EDB">
      <w:pPr>
        <w:spacing w:line="400" w:lineRule="exact"/>
        <w:jc w:val="center"/>
        <w:rPr>
          <w:rFonts w:ascii="楷体_GB2312" w:eastAsia="楷体_GB2312"/>
          <w:sz w:val="28"/>
          <w:szCs w:val="28"/>
        </w:rPr>
      </w:pPr>
    </w:p>
    <w:p w14:paraId="55D9DF15">
      <w:pPr>
        <w:spacing w:line="400" w:lineRule="exact"/>
        <w:jc w:val="center"/>
        <w:rPr>
          <w:rFonts w:eastAsia="黑体"/>
          <w:sz w:val="24"/>
        </w:rPr>
      </w:pPr>
    </w:p>
    <w:p w14:paraId="225009F5">
      <w:pPr>
        <w:spacing w:line="400" w:lineRule="exact"/>
        <w:jc w:val="center"/>
        <w:rPr>
          <w:rFonts w:ascii="楷体_GB2312" w:eastAsia="楷体_GB2312"/>
          <w:sz w:val="28"/>
          <w:szCs w:val="28"/>
        </w:rPr>
      </w:pPr>
      <w:r>
        <w:rPr>
          <w:rFonts w:hint="eastAsia" w:ascii="楷体_GB2312" w:eastAsia="楷体_GB2312"/>
          <w:sz w:val="28"/>
          <w:szCs w:val="28"/>
        </w:rPr>
        <w:t>学生  □□□   指导老师  □□□，□□□</w:t>
      </w:r>
    </w:p>
    <w:p w14:paraId="739ACC53">
      <w:pPr>
        <w:spacing w:line="400" w:lineRule="exact"/>
        <w:jc w:val="center"/>
        <w:rPr>
          <w:rFonts w:eastAsia="楷体_GB2312"/>
          <w:sz w:val="24"/>
        </w:rPr>
      </w:pPr>
    </w:p>
    <w:p w14:paraId="149D8191">
      <w:pPr>
        <w:spacing w:line="400" w:lineRule="exact"/>
        <w:jc w:val="center"/>
        <w:rPr>
          <w:rFonts w:eastAsia="楷体_GB2312"/>
          <w:sz w:val="24"/>
        </w:rPr>
      </w:pPr>
    </w:p>
    <w:p w14:paraId="7980636D">
      <w:pPr>
        <w:ind w:left="382" w:leftChars="200" w:right="382" w:rightChars="200" w:firstLine="382" w:firstLineChars="200"/>
        <w:rPr>
          <w:rFonts w:ascii="楷体" w:hAnsi="楷体" w:eastAsia="楷体"/>
        </w:rPr>
      </w:pPr>
      <w:r>
        <w:rPr>
          <w:rFonts w:hint="eastAsia" w:ascii="楷体" w:hAnsi="楷体" w:eastAsia="楷体"/>
          <w:b/>
        </w:rPr>
        <w:t>摘要：</w:t>
      </w:r>
      <w:commentRangeStart w:id="0"/>
      <w:r>
        <w:rPr>
          <w:rFonts w:hint="eastAsia" w:ascii="楷体" w:hAnsi="楷体" w:eastAsia="楷体"/>
        </w:rPr>
        <w:t>随着互联网的普及，在线电影评论已成为观众表达观影体验和意见的重要途径。情感分析技术的进步使得自动化分析用户评论的情感倾向成为可能。研究基于</w:t>
      </w:r>
      <w:r>
        <w:rPr>
          <w:rFonts w:eastAsia="楷体"/>
        </w:rPr>
        <w:t>BERT（Bidirectional Encoder Representations from Transformers）</w:t>
      </w:r>
      <w:r>
        <w:rPr>
          <w:rFonts w:hint="eastAsia" w:ascii="楷体" w:hAnsi="楷体" w:eastAsia="楷体"/>
        </w:rPr>
        <w:t>模型，构建了一个中文电影评论情感分析系统。系统涵盖数据采集与预处理、</w:t>
      </w:r>
      <w:r>
        <w:rPr>
          <w:rFonts w:hint="eastAsia" w:eastAsia="楷体"/>
        </w:rPr>
        <w:t>BERT</w:t>
      </w:r>
      <w:r>
        <w:rPr>
          <w:rFonts w:hint="eastAsia" w:ascii="楷体" w:hAnsi="楷体" w:eastAsia="楷体"/>
        </w:rPr>
        <w:t>模型微调、后端</w:t>
      </w:r>
      <w:r>
        <w:rPr>
          <w:rFonts w:hint="eastAsia" w:eastAsia="楷体"/>
        </w:rPr>
        <w:t>API</w:t>
      </w:r>
      <w:r>
        <w:rPr>
          <w:rFonts w:hint="eastAsia" w:ascii="楷体" w:hAnsi="楷体" w:eastAsia="楷体"/>
        </w:rPr>
        <w:t>开发、前端可视化展示及系统部署等关键环节。实验结果表明，基于</w:t>
      </w:r>
      <w:r>
        <w:rPr>
          <w:rFonts w:hint="eastAsia" w:eastAsia="楷体"/>
        </w:rPr>
        <w:t>BERT</w:t>
      </w:r>
      <w:r>
        <w:rPr>
          <w:rFonts w:hint="eastAsia" w:ascii="楷体" w:hAnsi="楷体" w:eastAsia="楷体"/>
        </w:rPr>
        <w:t>的情感分析模型在中文电影评论数据集上的准确率优于传统方法。系统可广泛应用于电影推荐、观众反馈分析及市场趋势预测等领域。</w:t>
      </w:r>
      <w:commentRangeEnd w:id="0"/>
      <w:r>
        <w:rPr>
          <w:rStyle w:val="39"/>
        </w:rPr>
        <w:commentReference w:id="0"/>
      </w:r>
    </w:p>
    <w:p w14:paraId="4D733EF0">
      <w:pPr>
        <w:spacing w:before="291" w:beforeLines="100" w:line="400" w:lineRule="exact"/>
        <w:ind w:left="382" w:leftChars="200" w:right="382" w:rightChars="200" w:firstLine="382" w:firstLineChars="200"/>
        <w:rPr>
          <w:rFonts w:ascii="楷体_GB2312" w:eastAsia="楷体_GB2312"/>
          <w:szCs w:val="21"/>
        </w:rPr>
      </w:pPr>
      <w:bookmarkStart w:id="0" w:name="_Toc106536430"/>
      <w:bookmarkStart w:id="1" w:name="_Toc106530925"/>
      <w:bookmarkStart w:id="2" w:name="_Toc106535976"/>
      <w:r>
        <w:rPr>
          <w:rFonts w:hint="eastAsia" w:ascii="楷体_GB2312" w:eastAsia="楷体_GB2312"/>
          <w:b/>
          <w:szCs w:val="21"/>
        </w:rPr>
        <w:t>主题词：</w:t>
      </w:r>
      <w:r>
        <w:rPr>
          <w:rFonts w:hint="eastAsia" w:ascii="楷体_GB2312" w:eastAsia="楷体_GB2312"/>
          <w:szCs w:val="21"/>
        </w:rPr>
        <w:t>情感分析；</w:t>
      </w:r>
      <w:commentRangeStart w:id="1"/>
      <w:r>
        <w:rPr>
          <w:rFonts w:hint="eastAsia" w:ascii="楷体_GB2312" w:eastAsia="楷体_GB2312"/>
          <w:szCs w:val="21"/>
        </w:rPr>
        <w:t>自然语言处理</w:t>
      </w:r>
      <w:commentRangeEnd w:id="1"/>
      <w:r>
        <w:rPr>
          <w:rStyle w:val="39"/>
        </w:rPr>
        <w:commentReference w:id="1"/>
      </w:r>
      <w:r>
        <w:rPr>
          <w:rFonts w:hint="eastAsia" w:ascii="楷体_GB2312" w:eastAsia="楷体_GB2312"/>
          <w:szCs w:val="21"/>
        </w:rPr>
        <w:t>；BERT</w:t>
      </w:r>
    </w:p>
    <w:bookmarkEnd w:id="0"/>
    <w:bookmarkEnd w:id="1"/>
    <w:bookmarkEnd w:id="2"/>
    <w:p w14:paraId="59425E38">
      <w:pPr>
        <w:pStyle w:val="48"/>
        <w:tabs>
          <w:tab w:val="clear" w:pos="425"/>
        </w:tabs>
        <w:spacing w:line="400" w:lineRule="exact"/>
        <w:ind w:firstLine="0"/>
        <w:jc w:val="center"/>
        <w:rPr>
          <w:sz w:val="36"/>
        </w:rPr>
      </w:pPr>
    </w:p>
    <w:p w14:paraId="62256CCC">
      <w:pPr>
        <w:pStyle w:val="17"/>
      </w:pPr>
    </w:p>
    <w:p w14:paraId="50CBC1DF">
      <w:pPr>
        <w:pStyle w:val="17"/>
      </w:pPr>
    </w:p>
    <w:p w14:paraId="33D97A34">
      <w:pPr>
        <w:pStyle w:val="17"/>
        <w:jc w:val="center"/>
      </w:pPr>
      <w:r>
        <w:br w:type="page"/>
      </w:r>
    </w:p>
    <w:p w14:paraId="3931EFD6">
      <w:pPr>
        <w:pStyle w:val="48"/>
        <w:tabs>
          <w:tab w:val="clear" w:pos="425"/>
        </w:tabs>
        <w:spacing w:line="400" w:lineRule="exact"/>
        <w:ind w:firstLine="0"/>
        <w:jc w:val="center"/>
        <w:rPr>
          <w:sz w:val="36"/>
        </w:rPr>
      </w:pPr>
    </w:p>
    <w:p w14:paraId="4BCAC181">
      <w:pPr>
        <w:spacing w:line="360" w:lineRule="auto"/>
        <w:jc w:val="center"/>
        <w:rPr>
          <w:b/>
          <w:color w:val="000000"/>
          <w:sz w:val="36"/>
        </w:rPr>
      </w:pPr>
      <w:r>
        <w:rPr>
          <w:b/>
          <w:color w:val="000000"/>
          <w:sz w:val="36"/>
        </w:rPr>
        <w:t>Evading Anti-Malware Engines with Deep Reinforcement Learnin</w:t>
      </w:r>
      <w:r>
        <w:rPr>
          <w:rFonts w:hint="eastAsia"/>
          <w:b/>
          <w:color w:val="000000"/>
          <w:sz w:val="36"/>
        </w:rPr>
        <w:t>g</w:t>
      </w:r>
      <w:r>
        <w:rPr>
          <w:b/>
          <w:color w:val="000000"/>
          <w:sz w:val="36"/>
        </w:rPr>
        <w:t xml:space="preserve"> </w:t>
      </w:r>
    </w:p>
    <w:p w14:paraId="3C6E46C2">
      <w:pPr>
        <w:spacing w:line="400" w:lineRule="exact"/>
        <w:jc w:val="center"/>
      </w:pPr>
    </w:p>
    <w:p w14:paraId="6D9D5298">
      <w:pPr>
        <w:spacing w:line="400" w:lineRule="exact"/>
        <w:jc w:val="center"/>
        <w:rPr>
          <w:rFonts w:ascii="楷体_GB2312" w:eastAsia="楷体_GB2312"/>
          <w:sz w:val="28"/>
          <w:szCs w:val="28"/>
        </w:rPr>
      </w:pPr>
      <w:r>
        <w:rPr>
          <w:rFonts w:ascii="楷体_GB2312" w:eastAsia="楷体_GB2312"/>
          <w:sz w:val="28"/>
          <w:szCs w:val="28"/>
        </w:rPr>
        <w:t>Cybersecurity</w:t>
      </w:r>
    </w:p>
    <w:p w14:paraId="4776946B">
      <w:pPr>
        <w:spacing w:line="400" w:lineRule="exact"/>
        <w:jc w:val="center"/>
      </w:pPr>
    </w:p>
    <w:p w14:paraId="2B28A8CF">
      <w:pPr>
        <w:spacing w:line="400" w:lineRule="exact"/>
        <w:jc w:val="center"/>
        <w:rPr>
          <w:rFonts w:ascii="楷体_GB2312" w:eastAsia="楷体_GB2312"/>
          <w:sz w:val="28"/>
          <w:szCs w:val="28"/>
        </w:rPr>
      </w:pPr>
      <w:r>
        <w:rPr>
          <w:rFonts w:ascii="楷体_GB2312" w:eastAsia="楷体_GB2312"/>
          <w:sz w:val="28"/>
          <w:szCs w:val="28"/>
        </w:rPr>
        <w:t>Student</w:t>
      </w:r>
      <w:r>
        <w:rPr>
          <w:rFonts w:hint="eastAsia" w:ascii="楷体_GB2312" w:eastAsia="楷体_GB2312"/>
          <w:sz w:val="28"/>
          <w:szCs w:val="28"/>
        </w:rPr>
        <w:t xml:space="preserve">： </w:t>
      </w:r>
      <w:r>
        <w:rPr>
          <w:rFonts w:ascii="楷体_GB2312" w:eastAsia="楷体_GB2312"/>
          <w:sz w:val="28"/>
          <w:szCs w:val="28"/>
        </w:rPr>
        <w:t>Z</w:t>
      </w:r>
      <w:r>
        <w:rPr>
          <w:rFonts w:hint="eastAsia" w:ascii="楷体_GB2312" w:eastAsia="楷体_GB2312"/>
          <w:sz w:val="28"/>
          <w:szCs w:val="28"/>
        </w:rPr>
        <w:t xml:space="preserve">hiyang Fang  </w:t>
      </w:r>
      <w:r>
        <w:rPr>
          <w:rFonts w:ascii="楷体_GB2312" w:eastAsia="楷体_GB2312"/>
          <w:sz w:val="28"/>
          <w:szCs w:val="28"/>
        </w:rPr>
        <w:t xml:space="preserve">    </w:t>
      </w:r>
      <w:r>
        <w:rPr>
          <w:rFonts w:hint="eastAsia" w:ascii="楷体_GB2312" w:eastAsia="楷体_GB2312"/>
          <w:sz w:val="28"/>
          <w:szCs w:val="28"/>
        </w:rPr>
        <w:t xml:space="preserve"> </w:t>
      </w:r>
      <w:r>
        <w:rPr>
          <w:rFonts w:ascii="楷体_GB2312" w:eastAsia="楷体_GB2312"/>
          <w:sz w:val="28"/>
          <w:szCs w:val="28"/>
        </w:rPr>
        <w:t>Adviser:</w:t>
      </w:r>
      <w:r>
        <w:rPr>
          <w:rFonts w:hint="eastAsia" w:ascii="楷体_GB2312" w:eastAsia="楷体_GB2312"/>
          <w:sz w:val="28"/>
          <w:szCs w:val="28"/>
        </w:rPr>
        <w:t xml:space="preserve"> □□□</w:t>
      </w:r>
    </w:p>
    <w:p w14:paraId="51E0E22B">
      <w:pPr>
        <w:spacing w:line="400" w:lineRule="exact"/>
        <w:jc w:val="center"/>
      </w:pPr>
    </w:p>
    <w:p w14:paraId="3B5164B6">
      <w:pPr>
        <w:spacing w:line="400" w:lineRule="exact"/>
        <w:jc w:val="center"/>
      </w:pPr>
    </w:p>
    <w:p w14:paraId="3C9172D5">
      <w:pPr>
        <w:spacing w:line="400" w:lineRule="exact"/>
        <w:ind w:left="764" w:leftChars="400" w:right="382" w:rightChars="200" w:firstLine="382" w:firstLineChars="200"/>
        <w:rPr>
          <w:rFonts w:eastAsia="楷体_GB2312"/>
          <w:szCs w:val="21"/>
        </w:rPr>
      </w:pPr>
      <w:r>
        <w:rPr>
          <w:rFonts w:hint="eastAsia"/>
          <w:b/>
          <w:color w:val="000000"/>
          <w:kern w:val="0"/>
          <w:szCs w:val="21"/>
        </w:rPr>
        <w:t>Abstract：</w:t>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p>
    <w:p w14:paraId="32EF319E">
      <w:pPr>
        <w:spacing w:line="400" w:lineRule="exact"/>
        <w:ind w:left="764" w:leftChars="400" w:right="382" w:rightChars="200"/>
        <w:rPr>
          <w:szCs w:val="21"/>
        </w:rPr>
      </w:pP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sym w:font="Wingdings 2" w:char="F0A3"/>
      </w:r>
      <w:r>
        <w:rPr>
          <w:rFonts w:eastAsia="楷体_GB2312"/>
          <w:szCs w:val="21"/>
        </w:rPr>
        <w:t>.</w:t>
      </w:r>
    </w:p>
    <w:p w14:paraId="1D4F44E1">
      <w:pPr>
        <w:spacing w:before="291" w:beforeLines="100" w:line="400" w:lineRule="exact"/>
        <w:ind w:left="764" w:leftChars="400" w:right="382" w:rightChars="200" w:firstLine="382" w:firstLineChars="200"/>
        <w:rPr>
          <w:b/>
          <w:color w:val="000000"/>
          <w:kern w:val="0"/>
          <w:szCs w:val="21"/>
        </w:rPr>
      </w:pPr>
      <w:bookmarkStart w:id="3" w:name="_Toc130204019"/>
      <w:bookmarkStart w:id="4" w:name="_Toc130202643"/>
      <w:r>
        <w:rPr>
          <w:b/>
          <w:color w:val="000000"/>
          <w:kern w:val="0"/>
          <w:szCs w:val="21"/>
        </w:rPr>
        <w:t>Key Words</w:t>
      </w:r>
      <w:bookmarkEnd w:id="3"/>
      <w:bookmarkEnd w:id="4"/>
      <w:r>
        <w:rPr>
          <w:rFonts w:hint="eastAsia"/>
          <w:b/>
          <w:color w:val="000000"/>
          <w:kern w:val="0"/>
          <w:szCs w:val="21"/>
        </w:rPr>
        <w:t>：</w:t>
      </w:r>
      <w:r>
        <w:rPr>
          <w:rFonts w:hint="eastAsia" w:eastAsia="楷体_GB2312"/>
          <w:szCs w:val="21"/>
        </w:rPr>
        <w:sym w:font="Wingdings 2" w:char="F0A3"/>
      </w:r>
      <w:r>
        <w:rPr>
          <w:rFonts w:hint="eastAsia" w:eastAsia="楷体_GB2312"/>
          <w:szCs w:val="21"/>
        </w:rPr>
        <w:sym w:font="Wingdings 2" w:char="F0A3"/>
      </w:r>
      <w:r>
        <w:rPr>
          <w:rFonts w:hint="eastAsia" w:eastAsia="楷体_GB2312"/>
          <w:szCs w:val="21"/>
        </w:rPr>
        <w:sym w:font="Wingdings 2" w:char="F0A3"/>
      </w:r>
      <w:r>
        <w:rPr>
          <w:rFonts w:hint="eastAsia" w:eastAsia="楷体_GB2312"/>
          <w:szCs w:val="21"/>
        </w:rPr>
        <w:sym w:font="Wingdings 2" w:char="F0A3"/>
      </w:r>
      <w:r>
        <w:rPr>
          <w:rFonts w:hint="eastAsia" w:eastAsia="楷体_GB2312"/>
          <w:szCs w:val="21"/>
        </w:rPr>
        <w:sym w:font="Wingdings 2" w:char="F0A3"/>
      </w:r>
      <w:r>
        <w:rPr>
          <w:rFonts w:hint="eastAsia" w:eastAsia="楷体_GB2312"/>
          <w:szCs w:val="21"/>
        </w:rPr>
        <w:t>；</w:t>
      </w:r>
      <w:r>
        <w:rPr>
          <w:rFonts w:hint="eastAsia" w:eastAsia="楷体_GB2312"/>
          <w:szCs w:val="21"/>
        </w:rPr>
        <w:sym w:font="Wingdings 2" w:char="F0A3"/>
      </w:r>
      <w:r>
        <w:rPr>
          <w:rFonts w:hint="eastAsia" w:eastAsia="楷体_GB2312"/>
          <w:szCs w:val="21"/>
        </w:rPr>
        <w:sym w:font="Wingdings 2" w:char="F0A3"/>
      </w:r>
      <w:r>
        <w:rPr>
          <w:rFonts w:hint="eastAsia" w:eastAsia="楷体_GB2312"/>
          <w:szCs w:val="21"/>
        </w:rPr>
        <w:sym w:font="Wingdings 2" w:char="F0A3"/>
      </w:r>
      <w:r>
        <w:rPr>
          <w:rFonts w:hint="eastAsia" w:eastAsia="楷体_GB2312"/>
          <w:szCs w:val="21"/>
        </w:rPr>
        <w:sym w:font="Wingdings 2" w:char="F0A3"/>
      </w:r>
      <w:r>
        <w:rPr>
          <w:rFonts w:hint="eastAsia" w:eastAsia="楷体_GB2312"/>
          <w:szCs w:val="21"/>
        </w:rPr>
        <w:sym w:font="Wingdings 2" w:char="F0A3"/>
      </w:r>
      <w:r>
        <w:rPr>
          <w:rFonts w:hint="eastAsia" w:eastAsia="楷体_GB2312"/>
          <w:szCs w:val="21"/>
        </w:rPr>
        <w:t>；</w:t>
      </w:r>
      <w:r>
        <w:rPr>
          <w:rFonts w:hint="eastAsia" w:eastAsia="楷体_GB2312"/>
          <w:szCs w:val="21"/>
        </w:rPr>
        <w:sym w:font="Wingdings 2" w:char="F0A3"/>
      </w:r>
      <w:r>
        <w:rPr>
          <w:rFonts w:hint="eastAsia" w:eastAsia="楷体_GB2312"/>
          <w:szCs w:val="21"/>
        </w:rPr>
        <w:sym w:font="Wingdings 2" w:char="F0A3"/>
      </w:r>
      <w:r>
        <w:rPr>
          <w:rFonts w:hint="eastAsia" w:eastAsia="楷体_GB2312"/>
          <w:szCs w:val="21"/>
        </w:rPr>
        <w:sym w:font="Wingdings 2" w:char="F0A3"/>
      </w:r>
      <w:r>
        <w:rPr>
          <w:rFonts w:hint="eastAsia" w:eastAsia="楷体_GB2312"/>
          <w:szCs w:val="21"/>
        </w:rPr>
        <w:sym w:font="Wingdings 2" w:char="F0A3"/>
      </w:r>
      <w:r>
        <w:rPr>
          <w:rFonts w:hint="eastAsia" w:eastAsia="楷体_GB2312"/>
          <w:szCs w:val="21"/>
        </w:rPr>
        <w:sym w:font="Wingdings 2" w:char="F0A3"/>
      </w:r>
      <w:r>
        <w:rPr>
          <w:rFonts w:hint="eastAsia" w:eastAsia="楷体_GB2312"/>
          <w:szCs w:val="21"/>
        </w:rPr>
        <w:t>；</w:t>
      </w:r>
      <w:r>
        <w:rPr>
          <w:rFonts w:hint="eastAsia" w:eastAsia="楷体_GB2312"/>
          <w:szCs w:val="21"/>
        </w:rPr>
        <w:sym w:font="Wingdings 2" w:char="F0A3"/>
      </w:r>
      <w:r>
        <w:rPr>
          <w:rFonts w:hint="eastAsia" w:eastAsia="楷体_GB2312"/>
          <w:szCs w:val="21"/>
        </w:rPr>
        <w:sym w:font="Wingdings 2" w:char="F0A3"/>
      </w:r>
      <w:r>
        <w:rPr>
          <w:rFonts w:hint="eastAsia" w:eastAsia="楷体_GB2312"/>
          <w:szCs w:val="21"/>
        </w:rPr>
        <w:sym w:font="Wingdings 2" w:char="F0A3"/>
      </w:r>
      <w:r>
        <w:rPr>
          <w:rFonts w:hint="eastAsia" w:eastAsia="楷体_GB2312"/>
          <w:szCs w:val="21"/>
        </w:rPr>
        <w:sym w:font="Wingdings 2" w:char="F0A3"/>
      </w:r>
      <w:r>
        <w:rPr>
          <w:rFonts w:hint="eastAsia" w:eastAsia="楷体_GB2312"/>
          <w:szCs w:val="21"/>
        </w:rPr>
        <w:t>；</w:t>
      </w:r>
      <w:r>
        <w:rPr>
          <w:rFonts w:hint="eastAsia" w:eastAsia="楷体_GB2312"/>
          <w:szCs w:val="21"/>
        </w:rPr>
        <w:sym w:font="Wingdings 2" w:char="F0A3"/>
      </w:r>
      <w:r>
        <w:rPr>
          <w:rFonts w:hint="eastAsia" w:eastAsia="楷体_GB2312"/>
          <w:szCs w:val="21"/>
        </w:rPr>
        <w:sym w:font="Wingdings 2" w:char="F0A3"/>
      </w:r>
      <w:r>
        <w:rPr>
          <w:rFonts w:hint="eastAsia" w:eastAsia="楷体_GB2312"/>
          <w:szCs w:val="21"/>
        </w:rPr>
        <w:sym w:font="Wingdings 2" w:char="F0A3"/>
      </w:r>
      <w:r>
        <w:rPr>
          <w:rFonts w:hint="eastAsia" w:eastAsia="楷体_GB2312"/>
          <w:szCs w:val="21"/>
        </w:rPr>
        <w:sym w:font="Wingdings 2" w:char="F0A3"/>
      </w:r>
      <w:r>
        <w:rPr>
          <w:rFonts w:hint="eastAsia" w:eastAsia="楷体_GB2312"/>
          <w:szCs w:val="21"/>
        </w:rPr>
        <w:sym w:font="Wingdings 2" w:char="F0A3"/>
      </w:r>
      <w:r>
        <w:rPr>
          <w:rFonts w:hint="eastAsia" w:eastAsia="楷体_GB2312"/>
          <w:szCs w:val="21"/>
        </w:rPr>
        <w:sym w:font="Wingdings 2" w:char="F0A3"/>
      </w:r>
      <w:r>
        <w:rPr>
          <w:rFonts w:hint="eastAsia" w:eastAsia="楷体_GB2312"/>
          <w:szCs w:val="21"/>
        </w:rPr>
        <w:t>；</w:t>
      </w:r>
      <w:r>
        <w:rPr>
          <w:rFonts w:hint="eastAsia" w:eastAsia="楷体_GB2312"/>
          <w:szCs w:val="21"/>
        </w:rPr>
        <w:sym w:font="Wingdings 2" w:char="F0A3"/>
      </w:r>
      <w:r>
        <w:rPr>
          <w:rFonts w:hint="eastAsia" w:eastAsia="楷体_GB2312"/>
          <w:szCs w:val="21"/>
        </w:rPr>
        <w:sym w:font="Wingdings 2" w:char="F0A3"/>
      </w:r>
      <w:r>
        <w:rPr>
          <w:rFonts w:hint="eastAsia" w:eastAsia="楷体_GB2312"/>
          <w:szCs w:val="21"/>
        </w:rPr>
        <w:sym w:font="Wingdings 2" w:char="F0A3"/>
      </w:r>
      <w:r>
        <w:rPr>
          <w:rFonts w:hint="eastAsia" w:eastAsia="楷体_GB2312"/>
          <w:szCs w:val="21"/>
        </w:rPr>
        <w:sym w:font="Wingdings 2" w:char="F0A3"/>
      </w:r>
      <w:r>
        <w:rPr>
          <w:rFonts w:hint="eastAsia" w:eastAsia="楷体_GB2312"/>
          <w:szCs w:val="21"/>
        </w:rPr>
        <w:sym w:font="Wingdings 2" w:char="F0A3"/>
      </w:r>
      <w:r>
        <w:rPr>
          <w:rFonts w:hint="eastAsia" w:eastAsia="楷体_GB2312"/>
          <w:szCs w:val="21"/>
        </w:rPr>
        <w:sym w:font="Wingdings 2" w:char="F0A3"/>
      </w:r>
      <w:r>
        <w:rPr>
          <w:rFonts w:hint="eastAsia" w:eastAsia="楷体_GB2312"/>
          <w:szCs w:val="21"/>
        </w:rPr>
        <w:t>；</w:t>
      </w:r>
      <w:r>
        <w:rPr>
          <w:rFonts w:hint="eastAsia" w:eastAsia="楷体_GB2312"/>
          <w:szCs w:val="21"/>
        </w:rPr>
        <w:sym w:font="Wingdings 2" w:char="F0A3"/>
      </w:r>
      <w:r>
        <w:rPr>
          <w:rFonts w:hint="eastAsia" w:eastAsia="楷体_GB2312"/>
          <w:szCs w:val="21"/>
        </w:rPr>
        <w:sym w:font="Wingdings 2" w:char="F0A3"/>
      </w:r>
      <w:r>
        <w:rPr>
          <w:rFonts w:hint="eastAsia" w:eastAsia="楷体_GB2312"/>
          <w:szCs w:val="21"/>
        </w:rPr>
        <w:sym w:font="Wingdings 2" w:char="F0A3"/>
      </w:r>
      <w:r>
        <w:rPr>
          <w:rFonts w:hint="eastAsia" w:eastAsia="楷体_GB2312"/>
          <w:szCs w:val="21"/>
        </w:rPr>
        <w:sym w:font="Wingdings 2" w:char="F0A3"/>
      </w:r>
      <w:r>
        <w:rPr>
          <w:rFonts w:hint="eastAsia" w:eastAsia="楷体_GB2312"/>
          <w:szCs w:val="21"/>
        </w:rPr>
        <w:sym w:font="Wingdings 2" w:char="F0A3"/>
      </w:r>
      <w:r>
        <w:rPr>
          <w:rFonts w:hint="eastAsia" w:eastAsia="楷体_GB2312"/>
          <w:szCs w:val="21"/>
        </w:rPr>
        <w:t>；</w:t>
      </w:r>
      <w:r>
        <w:rPr>
          <w:rFonts w:hint="eastAsia" w:eastAsia="楷体_GB2312"/>
          <w:szCs w:val="21"/>
        </w:rPr>
        <w:sym w:font="Wingdings 2" w:char="F0A3"/>
      </w:r>
      <w:r>
        <w:rPr>
          <w:rFonts w:hint="eastAsia" w:eastAsia="楷体_GB2312"/>
          <w:szCs w:val="21"/>
        </w:rPr>
        <w:sym w:font="Wingdings 2" w:char="F0A3"/>
      </w:r>
      <w:r>
        <w:rPr>
          <w:rFonts w:hint="eastAsia" w:eastAsia="楷体_GB2312"/>
          <w:szCs w:val="21"/>
        </w:rPr>
        <w:sym w:font="Wingdings 2" w:char="F0A3"/>
      </w:r>
      <w:r>
        <w:rPr>
          <w:rFonts w:hint="eastAsia" w:eastAsia="楷体_GB2312"/>
          <w:szCs w:val="21"/>
        </w:rPr>
        <w:sym w:font="Wingdings 2" w:char="F0A3"/>
      </w:r>
      <w:r>
        <w:rPr>
          <w:rFonts w:hint="eastAsia" w:eastAsia="楷体_GB2312"/>
          <w:szCs w:val="21"/>
        </w:rPr>
        <w:sym w:font="Wingdings 2" w:char="F0A3"/>
      </w:r>
      <w:r>
        <w:rPr>
          <w:rFonts w:hint="eastAsia" w:eastAsia="楷体_GB2312"/>
          <w:szCs w:val="21"/>
        </w:rPr>
        <w:sym w:font="Wingdings 2" w:char="F0A3"/>
      </w:r>
      <w:r>
        <w:rPr>
          <w:rFonts w:hint="eastAsia" w:eastAsia="楷体_GB2312"/>
          <w:szCs w:val="21"/>
        </w:rPr>
        <w:t>。</w:t>
      </w:r>
    </w:p>
    <w:p w14:paraId="05123459">
      <w:pPr>
        <w:spacing w:before="582" w:beforeLines="200" w:after="291" w:afterLines="100" w:line="400" w:lineRule="exact"/>
        <w:rPr>
          <w:rFonts w:ascii="楷体_GB2312" w:eastAsia="楷体_GB2312"/>
          <w:i/>
          <w:color w:val="FF0000"/>
          <w:szCs w:val="21"/>
        </w:rPr>
      </w:pPr>
    </w:p>
    <w:p w14:paraId="266EEE2F">
      <w:pPr>
        <w:spacing w:before="582" w:beforeLines="200" w:after="291" w:afterLines="100" w:line="400" w:lineRule="exact"/>
        <w:rPr>
          <w:rFonts w:eastAsia="黑体"/>
          <w:b/>
          <w:sz w:val="36"/>
          <w:szCs w:val="36"/>
        </w:rPr>
        <w:sectPr>
          <w:headerReference r:id="rId11" w:type="first"/>
          <w:footerReference r:id="rId13" w:type="first"/>
          <w:headerReference r:id="rId10" w:type="default"/>
          <w:footerReference r:id="rId12" w:type="default"/>
          <w:pgSz w:w="11907" w:h="16840"/>
          <w:pgMar w:top="1418" w:right="1134" w:bottom="1418" w:left="1418" w:header="851" w:footer="851" w:gutter="0"/>
          <w:pgNumType w:fmt="upperRoman" w:start="1"/>
          <w:cols w:space="720" w:num="1"/>
          <w:titlePg/>
          <w:docGrid w:type="linesAndChars" w:linePitch="291" w:charSpace="-3908"/>
        </w:sectPr>
      </w:pPr>
    </w:p>
    <w:p w14:paraId="08B44F3A">
      <w:pPr>
        <w:spacing w:before="580" w:beforeLines="200" w:after="290" w:afterLines="100" w:line="400" w:lineRule="exact"/>
        <w:jc w:val="center"/>
        <w:rPr>
          <w:rFonts w:eastAsia="黑体"/>
          <w:b/>
          <w:sz w:val="36"/>
          <w:szCs w:val="36"/>
        </w:rPr>
      </w:pPr>
      <w:r>
        <w:rPr>
          <w:rFonts w:hint="eastAsia" w:eastAsia="黑体"/>
          <w:b/>
          <w:sz w:val="36"/>
          <w:szCs w:val="36"/>
        </w:rPr>
        <w:t>目  录</w:t>
      </w:r>
    </w:p>
    <w:p w14:paraId="085028DC">
      <w:pPr>
        <w:pStyle w:val="23"/>
        <w:spacing w:before="0" w:after="0" w:line="240" w:lineRule="auto"/>
        <w:rPr>
          <w:rFonts w:asciiTheme="minorHAnsi" w:hAnsiTheme="minorHAnsi" w:eastAsiaTheme="minorEastAsia" w:cstheme="minorBidi"/>
          <w:b w:val="0"/>
          <w:caps w:val="0"/>
          <w:sz w:val="22"/>
          <w:szCs w:val="24"/>
          <w14:ligatures w14:val="standardContextual"/>
        </w:rPr>
      </w:pPr>
      <w:r>
        <w:fldChar w:fldCharType="begin"/>
      </w:r>
      <w:r>
        <w:instrText xml:space="preserve"> TOC \o "1-3" \h \z \u </w:instrText>
      </w:r>
      <w:r>
        <w:fldChar w:fldCharType="separate"/>
      </w:r>
      <w:r>
        <w:fldChar w:fldCharType="begin"/>
      </w:r>
      <w:r>
        <w:instrText xml:space="preserve"> HYPERLINK \l "_Toc195574994" </w:instrText>
      </w:r>
      <w:r>
        <w:fldChar w:fldCharType="separate"/>
      </w:r>
      <w:r>
        <w:rPr>
          <w:rStyle w:val="38"/>
          <w:rFonts w:ascii="黑体" w:hAnsi="黑体"/>
        </w:rPr>
        <w:t>1</w:t>
      </w:r>
      <w:r>
        <w:rPr>
          <w:rStyle w:val="38"/>
        </w:rPr>
        <w:t xml:space="preserve"> 绪论</w:t>
      </w:r>
      <w:r>
        <w:tab/>
      </w:r>
      <w:r>
        <w:fldChar w:fldCharType="begin"/>
      </w:r>
      <w:r>
        <w:instrText xml:space="preserve"> PAGEREF _Toc195574994 \h </w:instrText>
      </w:r>
      <w:r>
        <w:fldChar w:fldCharType="separate"/>
      </w:r>
      <w:r>
        <w:t>5</w:t>
      </w:r>
      <w:r>
        <w:fldChar w:fldCharType="end"/>
      </w:r>
      <w:r>
        <w:fldChar w:fldCharType="end"/>
      </w:r>
    </w:p>
    <w:p w14:paraId="063C29A9">
      <w:pPr>
        <w:pStyle w:val="26"/>
        <w:spacing w:before="0" w:after="0"/>
        <w:rPr>
          <w:rFonts w:asciiTheme="minorHAnsi" w:hAnsiTheme="minorHAnsi" w:eastAsiaTheme="minorEastAsia" w:cstheme="minorBidi"/>
          <w:smallCaps w:val="0"/>
          <w:sz w:val="22"/>
          <w:szCs w:val="24"/>
          <w14:ligatures w14:val="standardContextual"/>
        </w:rPr>
      </w:pPr>
      <w:r>
        <w:fldChar w:fldCharType="begin"/>
      </w:r>
      <w:r>
        <w:instrText xml:space="preserve"> HYPERLINK \l "_Toc195574995" </w:instrText>
      </w:r>
      <w:r>
        <w:fldChar w:fldCharType="separate"/>
      </w:r>
      <w:r>
        <w:rPr>
          <w:rStyle w:val="38"/>
          <w:rFonts w:ascii="黑体" w:hAnsi="黑体"/>
        </w:rPr>
        <w:t>1.1</w:t>
      </w:r>
      <w:r>
        <w:rPr>
          <w:rStyle w:val="38"/>
        </w:rPr>
        <w:t xml:space="preserve"> 研究背景</w:t>
      </w:r>
      <w:r>
        <w:tab/>
      </w:r>
      <w:r>
        <w:fldChar w:fldCharType="begin"/>
      </w:r>
      <w:r>
        <w:instrText xml:space="preserve"> PAGEREF _Toc195574995 \h </w:instrText>
      </w:r>
      <w:r>
        <w:fldChar w:fldCharType="separate"/>
      </w:r>
      <w:r>
        <w:t>5</w:t>
      </w:r>
      <w:r>
        <w:fldChar w:fldCharType="end"/>
      </w:r>
      <w:r>
        <w:fldChar w:fldCharType="end"/>
      </w:r>
    </w:p>
    <w:p w14:paraId="4D16F28A">
      <w:pPr>
        <w:pStyle w:val="26"/>
        <w:spacing w:before="0" w:after="0"/>
        <w:rPr>
          <w:rFonts w:asciiTheme="minorHAnsi" w:hAnsiTheme="minorHAnsi" w:eastAsiaTheme="minorEastAsia" w:cstheme="minorBidi"/>
          <w:smallCaps w:val="0"/>
          <w:sz w:val="22"/>
          <w:szCs w:val="24"/>
          <w14:ligatures w14:val="standardContextual"/>
        </w:rPr>
      </w:pPr>
      <w:r>
        <w:fldChar w:fldCharType="begin"/>
      </w:r>
      <w:r>
        <w:instrText xml:space="preserve"> HYPERLINK \l "_Toc195574996" </w:instrText>
      </w:r>
      <w:r>
        <w:fldChar w:fldCharType="separate"/>
      </w:r>
      <w:r>
        <w:rPr>
          <w:rStyle w:val="38"/>
          <w:rFonts w:ascii="黑体" w:hAnsi="黑体"/>
        </w:rPr>
        <w:t>1.2</w:t>
      </w:r>
      <w:r>
        <w:rPr>
          <w:rStyle w:val="38"/>
        </w:rPr>
        <w:t xml:space="preserve"> 国内外研究现状</w:t>
      </w:r>
      <w:r>
        <w:tab/>
      </w:r>
      <w:r>
        <w:fldChar w:fldCharType="begin"/>
      </w:r>
      <w:r>
        <w:instrText xml:space="preserve"> PAGEREF _Toc195574996 \h </w:instrText>
      </w:r>
      <w:r>
        <w:fldChar w:fldCharType="separate"/>
      </w:r>
      <w:r>
        <w:t>5</w:t>
      </w:r>
      <w:r>
        <w:fldChar w:fldCharType="end"/>
      </w:r>
      <w:r>
        <w:fldChar w:fldCharType="end"/>
      </w:r>
    </w:p>
    <w:p w14:paraId="0463702D">
      <w:pPr>
        <w:pStyle w:val="26"/>
        <w:spacing w:before="0" w:after="0"/>
        <w:rPr>
          <w:rFonts w:asciiTheme="minorHAnsi" w:hAnsiTheme="minorHAnsi" w:eastAsiaTheme="minorEastAsia" w:cstheme="minorBidi"/>
          <w:smallCaps w:val="0"/>
          <w:sz w:val="22"/>
          <w:szCs w:val="24"/>
          <w14:ligatures w14:val="standardContextual"/>
        </w:rPr>
      </w:pPr>
      <w:r>
        <w:fldChar w:fldCharType="begin"/>
      </w:r>
      <w:r>
        <w:instrText xml:space="preserve"> HYPERLINK \l "_Toc195574997" </w:instrText>
      </w:r>
      <w:r>
        <w:fldChar w:fldCharType="separate"/>
      </w:r>
      <w:r>
        <w:rPr>
          <w:rStyle w:val="38"/>
          <w:rFonts w:ascii="黑体" w:hAnsi="黑体"/>
        </w:rPr>
        <w:t>1.3</w:t>
      </w:r>
      <w:r>
        <w:rPr>
          <w:rStyle w:val="38"/>
        </w:rPr>
        <w:t xml:space="preserve"> 论文主要工作</w:t>
      </w:r>
      <w:r>
        <w:tab/>
      </w:r>
      <w:r>
        <w:fldChar w:fldCharType="begin"/>
      </w:r>
      <w:r>
        <w:instrText xml:space="preserve"> PAGEREF _Toc195574997 \h </w:instrText>
      </w:r>
      <w:r>
        <w:fldChar w:fldCharType="separate"/>
      </w:r>
      <w:r>
        <w:t>6</w:t>
      </w:r>
      <w:r>
        <w:fldChar w:fldCharType="end"/>
      </w:r>
      <w:r>
        <w:fldChar w:fldCharType="end"/>
      </w:r>
    </w:p>
    <w:p w14:paraId="75D3323B">
      <w:pPr>
        <w:pStyle w:val="26"/>
        <w:spacing w:before="0" w:after="0"/>
        <w:rPr>
          <w:rFonts w:asciiTheme="minorHAnsi" w:hAnsiTheme="minorHAnsi" w:eastAsiaTheme="minorEastAsia" w:cstheme="minorBidi"/>
          <w:smallCaps w:val="0"/>
          <w:sz w:val="22"/>
          <w:szCs w:val="24"/>
          <w14:ligatures w14:val="standardContextual"/>
        </w:rPr>
      </w:pPr>
      <w:r>
        <w:fldChar w:fldCharType="begin"/>
      </w:r>
      <w:r>
        <w:instrText xml:space="preserve"> HYPERLINK \l "_Toc195574998" </w:instrText>
      </w:r>
      <w:r>
        <w:fldChar w:fldCharType="separate"/>
      </w:r>
      <w:r>
        <w:rPr>
          <w:rStyle w:val="38"/>
          <w:rFonts w:ascii="黑体" w:hAnsi="黑体"/>
        </w:rPr>
        <w:t>1.4</w:t>
      </w:r>
      <w:r>
        <w:rPr>
          <w:rStyle w:val="38"/>
        </w:rPr>
        <w:t xml:space="preserve"> 论文组织与结构</w:t>
      </w:r>
      <w:r>
        <w:tab/>
      </w:r>
      <w:r>
        <w:fldChar w:fldCharType="begin"/>
      </w:r>
      <w:r>
        <w:instrText xml:space="preserve"> PAGEREF _Toc195574998 \h </w:instrText>
      </w:r>
      <w:r>
        <w:fldChar w:fldCharType="separate"/>
      </w:r>
      <w:r>
        <w:t>7</w:t>
      </w:r>
      <w:r>
        <w:fldChar w:fldCharType="end"/>
      </w:r>
      <w:r>
        <w:fldChar w:fldCharType="end"/>
      </w:r>
    </w:p>
    <w:p w14:paraId="423AF101">
      <w:pPr>
        <w:pStyle w:val="23"/>
        <w:spacing w:before="0" w:after="0" w:line="240" w:lineRule="auto"/>
        <w:rPr>
          <w:rFonts w:asciiTheme="minorHAnsi" w:hAnsiTheme="minorHAnsi" w:eastAsiaTheme="minorEastAsia" w:cstheme="minorBidi"/>
          <w:b w:val="0"/>
          <w:caps w:val="0"/>
          <w:sz w:val="22"/>
          <w:szCs w:val="24"/>
          <w14:ligatures w14:val="standardContextual"/>
        </w:rPr>
      </w:pPr>
      <w:r>
        <w:fldChar w:fldCharType="begin"/>
      </w:r>
      <w:r>
        <w:instrText xml:space="preserve"> HYPERLINK \l "_Toc195574999" </w:instrText>
      </w:r>
      <w:r>
        <w:fldChar w:fldCharType="separate"/>
      </w:r>
      <w:r>
        <w:rPr>
          <w:rStyle w:val="38"/>
          <w:rFonts w:ascii="黑体" w:hAnsi="黑体"/>
        </w:rPr>
        <w:t>2</w:t>
      </w:r>
      <w:r>
        <w:rPr>
          <w:rStyle w:val="38"/>
        </w:rPr>
        <w:t xml:space="preserve"> 背景知识简介</w:t>
      </w:r>
      <w:r>
        <w:tab/>
      </w:r>
      <w:r>
        <w:fldChar w:fldCharType="begin"/>
      </w:r>
      <w:r>
        <w:instrText xml:space="preserve"> PAGEREF _Toc195574999 \h </w:instrText>
      </w:r>
      <w:r>
        <w:fldChar w:fldCharType="separate"/>
      </w:r>
      <w:r>
        <w:t>8</w:t>
      </w:r>
      <w:r>
        <w:fldChar w:fldCharType="end"/>
      </w:r>
      <w:r>
        <w:fldChar w:fldCharType="end"/>
      </w:r>
    </w:p>
    <w:p w14:paraId="6A3C78AB">
      <w:pPr>
        <w:pStyle w:val="26"/>
        <w:spacing w:before="0" w:after="0"/>
        <w:rPr>
          <w:rFonts w:asciiTheme="minorHAnsi" w:hAnsiTheme="minorHAnsi" w:eastAsiaTheme="minorEastAsia" w:cstheme="minorBidi"/>
          <w:smallCaps w:val="0"/>
          <w:sz w:val="22"/>
          <w:szCs w:val="24"/>
          <w14:ligatures w14:val="standardContextual"/>
        </w:rPr>
      </w:pPr>
      <w:r>
        <w:fldChar w:fldCharType="begin"/>
      </w:r>
      <w:r>
        <w:instrText xml:space="preserve"> HYPERLINK \l "_Toc195575000" </w:instrText>
      </w:r>
      <w:r>
        <w:fldChar w:fldCharType="separate"/>
      </w:r>
      <w:r>
        <w:rPr>
          <w:rStyle w:val="38"/>
          <w:rFonts w:ascii="黑体" w:hAnsi="黑体"/>
        </w:rPr>
        <w:t>2.1</w:t>
      </w:r>
      <w:r>
        <w:rPr>
          <w:rStyle w:val="38"/>
        </w:rPr>
        <w:t xml:space="preserve"> NLP</w:t>
      </w:r>
      <w:r>
        <w:tab/>
      </w:r>
      <w:r>
        <w:fldChar w:fldCharType="begin"/>
      </w:r>
      <w:r>
        <w:instrText xml:space="preserve"> PAGEREF _Toc195575000 \h </w:instrText>
      </w:r>
      <w:r>
        <w:fldChar w:fldCharType="separate"/>
      </w:r>
      <w:r>
        <w:t>8</w:t>
      </w:r>
      <w:r>
        <w:fldChar w:fldCharType="end"/>
      </w:r>
      <w:r>
        <w:fldChar w:fldCharType="end"/>
      </w:r>
    </w:p>
    <w:p w14:paraId="2CEE3900">
      <w:pPr>
        <w:pStyle w:val="26"/>
        <w:spacing w:before="0" w:after="0"/>
        <w:rPr>
          <w:rFonts w:asciiTheme="minorHAnsi" w:hAnsiTheme="minorHAnsi" w:eastAsiaTheme="minorEastAsia" w:cstheme="minorBidi"/>
          <w:smallCaps w:val="0"/>
          <w:sz w:val="22"/>
          <w:szCs w:val="24"/>
          <w14:ligatures w14:val="standardContextual"/>
        </w:rPr>
      </w:pPr>
      <w:r>
        <w:fldChar w:fldCharType="begin"/>
      </w:r>
      <w:r>
        <w:instrText xml:space="preserve"> HYPERLINK \l "_Toc195575001" </w:instrText>
      </w:r>
      <w:r>
        <w:fldChar w:fldCharType="separate"/>
      </w:r>
      <w:r>
        <w:rPr>
          <w:rStyle w:val="38"/>
          <w:rFonts w:ascii="黑体" w:hAnsi="黑体"/>
        </w:rPr>
        <w:t>2.2</w:t>
      </w:r>
      <w:r>
        <w:rPr>
          <w:rStyle w:val="38"/>
        </w:rPr>
        <w:t xml:space="preserve"> BERT</w:t>
      </w:r>
      <w:r>
        <w:tab/>
      </w:r>
      <w:r>
        <w:fldChar w:fldCharType="begin"/>
      </w:r>
      <w:r>
        <w:instrText xml:space="preserve"> PAGEREF _Toc195575001 \h </w:instrText>
      </w:r>
      <w:r>
        <w:fldChar w:fldCharType="separate"/>
      </w:r>
      <w:r>
        <w:t>8</w:t>
      </w:r>
      <w:r>
        <w:fldChar w:fldCharType="end"/>
      </w:r>
      <w:r>
        <w:fldChar w:fldCharType="end"/>
      </w:r>
    </w:p>
    <w:p w14:paraId="4A0D78A9">
      <w:pPr>
        <w:pStyle w:val="26"/>
        <w:spacing w:before="0" w:after="0"/>
        <w:rPr>
          <w:rFonts w:asciiTheme="minorHAnsi" w:hAnsiTheme="minorHAnsi" w:eastAsiaTheme="minorEastAsia" w:cstheme="minorBidi"/>
          <w:smallCaps w:val="0"/>
          <w:sz w:val="22"/>
          <w:szCs w:val="24"/>
          <w14:ligatures w14:val="standardContextual"/>
        </w:rPr>
      </w:pPr>
      <w:r>
        <w:fldChar w:fldCharType="begin"/>
      </w:r>
      <w:r>
        <w:instrText xml:space="preserve"> HYPERLINK \l "_Toc195575002" </w:instrText>
      </w:r>
      <w:r>
        <w:fldChar w:fldCharType="separate"/>
      </w:r>
      <w:r>
        <w:rPr>
          <w:rStyle w:val="38"/>
          <w:rFonts w:ascii="黑体" w:hAnsi="黑体"/>
        </w:rPr>
        <w:t>2.3</w:t>
      </w:r>
      <w:r>
        <w:rPr>
          <w:rStyle w:val="38"/>
        </w:rPr>
        <w:t xml:space="preserve"> MongoDB</w:t>
      </w:r>
      <w:r>
        <w:tab/>
      </w:r>
      <w:r>
        <w:fldChar w:fldCharType="begin"/>
      </w:r>
      <w:r>
        <w:instrText xml:space="preserve"> PAGEREF _Toc195575002 \h </w:instrText>
      </w:r>
      <w:r>
        <w:fldChar w:fldCharType="separate"/>
      </w:r>
      <w:r>
        <w:t>9</w:t>
      </w:r>
      <w:r>
        <w:fldChar w:fldCharType="end"/>
      </w:r>
      <w:r>
        <w:fldChar w:fldCharType="end"/>
      </w:r>
    </w:p>
    <w:p w14:paraId="01DAC610">
      <w:pPr>
        <w:pStyle w:val="26"/>
        <w:spacing w:before="0" w:after="0"/>
        <w:rPr>
          <w:rFonts w:asciiTheme="minorHAnsi" w:hAnsiTheme="minorHAnsi" w:eastAsiaTheme="minorEastAsia" w:cstheme="minorBidi"/>
          <w:smallCaps w:val="0"/>
          <w:sz w:val="22"/>
          <w:szCs w:val="24"/>
          <w14:ligatures w14:val="standardContextual"/>
        </w:rPr>
      </w:pPr>
      <w:r>
        <w:fldChar w:fldCharType="begin"/>
      </w:r>
      <w:r>
        <w:instrText xml:space="preserve"> HYPERLINK \l "_Toc195575003" </w:instrText>
      </w:r>
      <w:r>
        <w:fldChar w:fldCharType="separate"/>
      </w:r>
      <w:r>
        <w:rPr>
          <w:rStyle w:val="38"/>
          <w:rFonts w:ascii="黑体" w:hAnsi="黑体"/>
        </w:rPr>
        <w:t>2.4</w:t>
      </w:r>
      <w:r>
        <w:rPr>
          <w:rStyle w:val="38"/>
        </w:rPr>
        <w:t xml:space="preserve"> 本章小结</w:t>
      </w:r>
      <w:r>
        <w:tab/>
      </w:r>
      <w:r>
        <w:fldChar w:fldCharType="begin"/>
      </w:r>
      <w:r>
        <w:instrText xml:space="preserve"> PAGEREF _Toc195575003 \h </w:instrText>
      </w:r>
      <w:r>
        <w:fldChar w:fldCharType="separate"/>
      </w:r>
      <w:r>
        <w:t>9</w:t>
      </w:r>
      <w:r>
        <w:fldChar w:fldCharType="end"/>
      </w:r>
      <w:r>
        <w:fldChar w:fldCharType="end"/>
      </w:r>
    </w:p>
    <w:p w14:paraId="40ECFF0C">
      <w:pPr>
        <w:pStyle w:val="23"/>
        <w:spacing w:before="0" w:after="0" w:line="240" w:lineRule="auto"/>
        <w:rPr>
          <w:rFonts w:asciiTheme="minorHAnsi" w:hAnsiTheme="minorHAnsi" w:eastAsiaTheme="minorEastAsia" w:cstheme="minorBidi"/>
          <w:b w:val="0"/>
          <w:caps w:val="0"/>
          <w:sz w:val="22"/>
          <w:szCs w:val="24"/>
          <w14:ligatures w14:val="standardContextual"/>
        </w:rPr>
      </w:pPr>
      <w:r>
        <w:fldChar w:fldCharType="begin"/>
      </w:r>
      <w:r>
        <w:instrText xml:space="preserve"> HYPERLINK \l "_Toc195575004" </w:instrText>
      </w:r>
      <w:r>
        <w:fldChar w:fldCharType="separate"/>
      </w:r>
      <w:r>
        <w:rPr>
          <w:rStyle w:val="38"/>
          <w:rFonts w:ascii="黑体" w:hAnsi="黑体"/>
        </w:rPr>
        <w:t>3</w:t>
      </w:r>
      <w:r>
        <w:rPr>
          <w:rStyle w:val="38"/>
        </w:rPr>
        <w:t xml:space="preserve"> 系统分析与设计</w:t>
      </w:r>
      <w:r>
        <w:tab/>
      </w:r>
      <w:r>
        <w:fldChar w:fldCharType="begin"/>
      </w:r>
      <w:r>
        <w:instrText xml:space="preserve"> PAGEREF _Toc195575004 \h </w:instrText>
      </w:r>
      <w:r>
        <w:fldChar w:fldCharType="separate"/>
      </w:r>
      <w:r>
        <w:t>10</w:t>
      </w:r>
      <w:r>
        <w:fldChar w:fldCharType="end"/>
      </w:r>
      <w:r>
        <w:fldChar w:fldCharType="end"/>
      </w:r>
    </w:p>
    <w:p w14:paraId="5F0141C8">
      <w:pPr>
        <w:pStyle w:val="26"/>
        <w:spacing w:before="0" w:after="0"/>
        <w:rPr>
          <w:rFonts w:asciiTheme="minorHAnsi" w:hAnsiTheme="minorHAnsi" w:eastAsiaTheme="minorEastAsia" w:cstheme="minorBidi"/>
          <w:smallCaps w:val="0"/>
          <w:sz w:val="22"/>
          <w:szCs w:val="24"/>
          <w14:ligatures w14:val="standardContextual"/>
        </w:rPr>
      </w:pPr>
      <w:r>
        <w:fldChar w:fldCharType="begin"/>
      </w:r>
      <w:r>
        <w:instrText xml:space="preserve"> HYPERLINK \l "_Toc195575005" </w:instrText>
      </w:r>
      <w:r>
        <w:fldChar w:fldCharType="separate"/>
      </w:r>
      <w:r>
        <w:rPr>
          <w:rStyle w:val="38"/>
          <w:rFonts w:ascii="黑体" w:hAnsi="黑体"/>
        </w:rPr>
        <w:t>3.1</w:t>
      </w:r>
      <w:r>
        <w:rPr>
          <w:rStyle w:val="38"/>
        </w:rPr>
        <w:t xml:space="preserve"> 系统需求分析与建模</w:t>
      </w:r>
      <w:r>
        <w:tab/>
      </w:r>
      <w:r>
        <w:fldChar w:fldCharType="begin"/>
      </w:r>
      <w:r>
        <w:instrText xml:space="preserve"> PAGEREF _Toc195575005 \h </w:instrText>
      </w:r>
      <w:r>
        <w:fldChar w:fldCharType="separate"/>
      </w:r>
      <w:r>
        <w:t>10</w:t>
      </w:r>
      <w:r>
        <w:fldChar w:fldCharType="end"/>
      </w:r>
      <w:r>
        <w:fldChar w:fldCharType="end"/>
      </w:r>
    </w:p>
    <w:p w14:paraId="4E457F01">
      <w:pPr>
        <w:pStyle w:val="16"/>
        <w:spacing w:before="0" w:after="0"/>
        <w:rPr>
          <w:rFonts w:asciiTheme="minorHAnsi" w:hAnsiTheme="minorHAnsi" w:eastAsiaTheme="minorEastAsia" w:cstheme="minorBidi"/>
          <w:iCs w:val="0"/>
          <w:sz w:val="22"/>
          <w:szCs w:val="24"/>
          <w14:ligatures w14:val="standardContextual"/>
        </w:rPr>
      </w:pPr>
      <w:r>
        <w:fldChar w:fldCharType="begin"/>
      </w:r>
      <w:r>
        <w:instrText xml:space="preserve"> HYPERLINK \l "_Toc195575006" </w:instrText>
      </w:r>
      <w:r>
        <w:fldChar w:fldCharType="separate"/>
      </w:r>
      <w:r>
        <w:rPr>
          <w:rStyle w:val="38"/>
        </w:rPr>
        <w:t>3.1.1 系统需求概述</w:t>
      </w:r>
      <w:r>
        <w:tab/>
      </w:r>
      <w:r>
        <w:fldChar w:fldCharType="begin"/>
      </w:r>
      <w:r>
        <w:instrText xml:space="preserve"> PAGEREF _Toc195575006 \h </w:instrText>
      </w:r>
      <w:r>
        <w:fldChar w:fldCharType="separate"/>
      </w:r>
      <w:r>
        <w:t>10</w:t>
      </w:r>
      <w:r>
        <w:fldChar w:fldCharType="end"/>
      </w:r>
      <w:r>
        <w:fldChar w:fldCharType="end"/>
      </w:r>
    </w:p>
    <w:p w14:paraId="5B263209">
      <w:pPr>
        <w:pStyle w:val="16"/>
        <w:spacing w:before="0" w:after="0"/>
        <w:rPr>
          <w:rFonts w:asciiTheme="minorHAnsi" w:hAnsiTheme="minorHAnsi" w:eastAsiaTheme="minorEastAsia" w:cstheme="minorBidi"/>
          <w:iCs w:val="0"/>
          <w:sz w:val="22"/>
          <w:szCs w:val="24"/>
          <w14:ligatures w14:val="standardContextual"/>
        </w:rPr>
      </w:pPr>
      <w:r>
        <w:fldChar w:fldCharType="begin"/>
      </w:r>
      <w:r>
        <w:instrText xml:space="preserve"> HYPERLINK \l "_Toc195575007" </w:instrText>
      </w:r>
      <w:r>
        <w:fldChar w:fldCharType="separate"/>
      </w:r>
      <w:r>
        <w:rPr>
          <w:rStyle w:val="38"/>
        </w:rPr>
        <w:t>3.1.2 需求清单</w:t>
      </w:r>
      <w:r>
        <w:tab/>
      </w:r>
      <w:r>
        <w:fldChar w:fldCharType="begin"/>
      </w:r>
      <w:r>
        <w:instrText xml:space="preserve"> PAGEREF _Toc195575007 \h </w:instrText>
      </w:r>
      <w:r>
        <w:fldChar w:fldCharType="separate"/>
      </w:r>
      <w:r>
        <w:t>10</w:t>
      </w:r>
      <w:r>
        <w:fldChar w:fldCharType="end"/>
      </w:r>
      <w:r>
        <w:fldChar w:fldCharType="end"/>
      </w:r>
    </w:p>
    <w:p w14:paraId="635A79F4">
      <w:pPr>
        <w:pStyle w:val="16"/>
        <w:spacing w:before="0" w:after="0"/>
        <w:rPr>
          <w:rFonts w:asciiTheme="minorHAnsi" w:hAnsiTheme="minorHAnsi" w:eastAsiaTheme="minorEastAsia" w:cstheme="minorBidi"/>
          <w:iCs w:val="0"/>
          <w:sz w:val="22"/>
          <w:szCs w:val="24"/>
          <w14:ligatures w14:val="standardContextual"/>
        </w:rPr>
      </w:pPr>
      <w:r>
        <w:fldChar w:fldCharType="begin"/>
      </w:r>
      <w:r>
        <w:instrText xml:space="preserve"> HYPERLINK \l "_Toc195575008" </w:instrText>
      </w:r>
      <w:r>
        <w:fldChar w:fldCharType="separate"/>
      </w:r>
      <w:r>
        <w:rPr>
          <w:rStyle w:val="38"/>
        </w:rPr>
        <w:t>3.1.3 系统数据分析</w:t>
      </w:r>
      <w:r>
        <w:tab/>
      </w:r>
      <w:r>
        <w:fldChar w:fldCharType="begin"/>
      </w:r>
      <w:r>
        <w:instrText xml:space="preserve"> PAGEREF _Toc195575008 \h </w:instrText>
      </w:r>
      <w:r>
        <w:fldChar w:fldCharType="separate"/>
      </w:r>
      <w:r>
        <w:t>11</w:t>
      </w:r>
      <w:r>
        <w:fldChar w:fldCharType="end"/>
      </w:r>
      <w:r>
        <w:fldChar w:fldCharType="end"/>
      </w:r>
    </w:p>
    <w:p w14:paraId="21057B0E">
      <w:pPr>
        <w:pStyle w:val="16"/>
        <w:spacing w:before="0" w:after="0"/>
        <w:rPr>
          <w:rFonts w:asciiTheme="minorHAnsi" w:hAnsiTheme="minorHAnsi" w:eastAsiaTheme="minorEastAsia" w:cstheme="minorBidi"/>
          <w:iCs w:val="0"/>
          <w:sz w:val="22"/>
          <w:szCs w:val="24"/>
          <w14:ligatures w14:val="standardContextual"/>
        </w:rPr>
      </w:pPr>
      <w:r>
        <w:fldChar w:fldCharType="begin"/>
      </w:r>
      <w:r>
        <w:instrText xml:space="preserve"> HYPERLINK \l "_Toc195575009" </w:instrText>
      </w:r>
      <w:r>
        <w:fldChar w:fldCharType="separate"/>
      </w:r>
      <w:r>
        <w:rPr>
          <w:rStyle w:val="38"/>
        </w:rPr>
        <w:t>3.1.4 系统功能分析</w:t>
      </w:r>
      <w:r>
        <w:tab/>
      </w:r>
      <w:r>
        <w:fldChar w:fldCharType="begin"/>
      </w:r>
      <w:r>
        <w:instrText xml:space="preserve"> PAGEREF _Toc195575009 \h </w:instrText>
      </w:r>
      <w:r>
        <w:fldChar w:fldCharType="separate"/>
      </w:r>
      <w:r>
        <w:t>12</w:t>
      </w:r>
      <w:r>
        <w:fldChar w:fldCharType="end"/>
      </w:r>
      <w:r>
        <w:fldChar w:fldCharType="end"/>
      </w:r>
    </w:p>
    <w:p w14:paraId="6A4E93C3">
      <w:pPr>
        <w:pStyle w:val="26"/>
        <w:spacing w:before="0" w:after="0"/>
        <w:rPr>
          <w:rFonts w:asciiTheme="minorHAnsi" w:hAnsiTheme="minorHAnsi" w:eastAsiaTheme="minorEastAsia" w:cstheme="minorBidi"/>
          <w:smallCaps w:val="0"/>
          <w:sz w:val="22"/>
          <w:szCs w:val="24"/>
          <w14:ligatures w14:val="standardContextual"/>
        </w:rPr>
      </w:pPr>
      <w:r>
        <w:fldChar w:fldCharType="begin"/>
      </w:r>
      <w:r>
        <w:instrText xml:space="preserve"> HYPERLINK \l "_Toc195575010" </w:instrText>
      </w:r>
      <w:r>
        <w:fldChar w:fldCharType="separate"/>
      </w:r>
      <w:r>
        <w:rPr>
          <w:rStyle w:val="38"/>
          <w:rFonts w:ascii="黑体" w:hAnsi="黑体"/>
        </w:rPr>
        <w:t>3.2</w:t>
      </w:r>
      <w:r>
        <w:rPr>
          <w:rStyle w:val="38"/>
        </w:rPr>
        <w:t xml:space="preserve"> 系统设计与建模</w:t>
      </w:r>
      <w:r>
        <w:tab/>
      </w:r>
      <w:r>
        <w:fldChar w:fldCharType="begin"/>
      </w:r>
      <w:r>
        <w:instrText xml:space="preserve"> PAGEREF _Toc195575010 \h </w:instrText>
      </w:r>
      <w:r>
        <w:fldChar w:fldCharType="separate"/>
      </w:r>
      <w:r>
        <w:t>12</w:t>
      </w:r>
      <w:r>
        <w:fldChar w:fldCharType="end"/>
      </w:r>
      <w:r>
        <w:fldChar w:fldCharType="end"/>
      </w:r>
    </w:p>
    <w:p w14:paraId="63878B36">
      <w:pPr>
        <w:pStyle w:val="16"/>
        <w:spacing w:before="0" w:after="0"/>
        <w:rPr>
          <w:rFonts w:asciiTheme="minorHAnsi" w:hAnsiTheme="minorHAnsi" w:eastAsiaTheme="minorEastAsia" w:cstheme="minorBidi"/>
          <w:iCs w:val="0"/>
          <w:sz w:val="22"/>
          <w:szCs w:val="24"/>
          <w14:ligatures w14:val="standardContextual"/>
        </w:rPr>
      </w:pPr>
      <w:r>
        <w:fldChar w:fldCharType="begin"/>
      </w:r>
      <w:r>
        <w:instrText xml:space="preserve"> HYPERLINK \l "_Toc195575011" </w:instrText>
      </w:r>
      <w:r>
        <w:fldChar w:fldCharType="separate"/>
      </w:r>
      <w:r>
        <w:rPr>
          <w:rStyle w:val="38"/>
        </w:rPr>
        <w:t>3.2.1 系统设计概述</w:t>
      </w:r>
      <w:r>
        <w:tab/>
      </w:r>
      <w:r>
        <w:fldChar w:fldCharType="begin"/>
      </w:r>
      <w:r>
        <w:instrText xml:space="preserve"> PAGEREF _Toc195575011 \h </w:instrText>
      </w:r>
      <w:r>
        <w:fldChar w:fldCharType="separate"/>
      </w:r>
      <w:r>
        <w:t>12</w:t>
      </w:r>
      <w:r>
        <w:fldChar w:fldCharType="end"/>
      </w:r>
      <w:r>
        <w:fldChar w:fldCharType="end"/>
      </w:r>
    </w:p>
    <w:p w14:paraId="61F47B9E">
      <w:pPr>
        <w:pStyle w:val="16"/>
        <w:spacing w:before="0" w:after="0"/>
        <w:rPr>
          <w:rFonts w:asciiTheme="minorHAnsi" w:hAnsiTheme="minorHAnsi" w:eastAsiaTheme="minorEastAsia" w:cstheme="minorBidi"/>
          <w:iCs w:val="0"/>
          <w:sz w:val="22"/>
          <w:szCs w:val="24"/>
          <w14:ligatures w14:val="standardContextual"/>
        </w:rPr>
      </w:pPr>
      <w:r>
        <w:fldChar w:fldCharType="begin"/>
      </w:r>
      <w:r>
        <w:instrText xml:space="preserve"> HYPERLINK \l "_Toc195575012" </w:instrText>
      </w:r>
      <w:r>
        <w:fldChar w:fldCharType="separate"/>
      </w:r>
      <w:r>
        <w:rPr>
          <w:rStyle w:val="38"/>
        </w:rPr>
        <w:t>3.2.2 系统数据库设计</w:t>
      </w:r>
      <w:r>
        <w:tab/>
      </w:r>
      <w:r>
        <w:fldChar w:fldCharType="begin"/>
      </w:r>
      <w:r>
        <w:instrText xml:space="preserve"> PAGEREF _Toc195575012 \h </w:instrText>
      </w:r>
      <w:r>
        <w:fldChar w:fldCharType="separate"/>
      </w:r>
      <w:r>
        <w:t>13</w:t>
      </w:r>
      <w:r>
        <w:fldChar w:fldCharType="end"/>
      </w:r>
      <w:r>
        <w:fldChar w:fldCharType="end"/>
      </w:r>
    </w:p>
    <w:p w14:paraId="7B3756E7">
      <w:pPr>
        <w:pStyle w:val="16"/>
        <w:spacing w:before="0" w:after="0"/>
        <w:rPr>
          <w:rFonts w:asciiTheme="minorHAnsi" w:hAnsiTheme="minorHAnsi" w:eastAsiaTheme="minorEastAsia" w:cstheme="minorBidi"/>
          <w:iCs w:val="0"/>
          <w:sz w:val="22"/>
          <w:szCs w:val="24"/>
          <w14:ligatures w14:val="standardContextual"/>
        </w:rPr>
      </w:pPr>
      <w:r>
        <w:fldChar w:fldCharType="begin"/>
      </w:r>
      <w:r>
        <w:instrText xml:space="preserve"> HYPERLINK \l "_Toc195575013" </w:instrText>
      </w:r>
      <w:r>
        <w:fldChar w:fldCharType="separate"/>
      </w:r>
      <w:r>
        <w:rPr>
          <w:rStyle w:val="38"/>
        </w:rPr>
        <w:t>3.2.3 系统用户界面设计</w:t>
      </w:r>
      <w:r>
        <w:tab/>
      </w:r>
      <w:r>
        <w:fldChar w:fldCharType="begin"/>
      </w:r>
      <w:r>
        <w:instrText xml:space="preserve"> PAGEREF _Toc195575013 \h </w:instrText>
      </w:r>
      <w:r>
        <w:fldChar w:fldCharType="separate"/>
      </w:r>
      <w:r>
        <w:t>14</w:t>
      </w:r>
      <w:r>
        <w:fldChar w:fldCharType="end"/>
      </w:r>
      <w:r>
        <w:fldChar w:fldCharType="end"/>
      </w:r>
    </w:p>
    <w:p w14:paraId="150DDB73">
      <w:pPr>
        <w:pStyle w:val="16"/>
        <w:spacing w:before="0" w:after="0"/>
        <w:rPr>
          <w:rFonts w:asciiTheme="minorHAnsi" w:hAnsiTheme="minorHAnsi" w:eastAsiaTheme="minorEastAsia" w:cstheme="minorBidi"/>
          <w:iCs w:val="0"/>
          <w:sz w:val="22"/>
          <w:szCs w:val="24"/>
          <w14:ligatures w14:val="standardContextual"/>
        </w:rPr>
      </w:pPr>
      <w:r>
        <w:fldChar w:fldCharType="begin"/>
      </w:r>
      <w:r>
        <w:instrText xml:space="preserve"> HYPERLINK \l "_Toc195575014" </w:instrText>
      </w:r>
      <w:r>
        <w:fldChar w:fldCharType="separate"/>
      </w:r>
      <w:r>
        <w:rPr>
          <w:rStyle w:val="38"/>
        </w:rPr>
        <w:t>3.2.4 系统API接口设计</w:t>
      </w:r>
      <w:r>
        <w:tab/>
      </w:r>
      <w:r>
        <w:fldChar w:fldCharType="begin"/>
      </w:r>
      <w:r>
        <w:instrText xml:space="preserve"> PAGEREF _Toc195575014 \h </w:instrText>
      </w:r>
      <w:r>
        <w:fldChar w:fldCharType="separate"/>
      </w:r>
      <w:r>
        <w:t>14</w:t>
      </w:r>
      <w:r>
        <w:fldChar w:fldCharType="end"/>
      </w:r>
      <w:r>
        <w:fldChar w:fldCharType="end"/>
      </w:r>
    </w:p>
    <w:p w14:paraId="4FA8843F">
      <w:pPr>
        <w:pStyle w:val="23"/>
        <w:spacing w:before="0" w:after="0" w:line="240" w:lineRule="auto"/>
        <w:rPr>
          <w:rFonts w:asciiTheme="minorHAnsi" w:hAnsiTheme="minorHAnsi" w:eastAsiaTheme="minorEastAsia" w:cstheme="minorBidi"/>
          <w:b w:val="0"/>
          <w:caps w:val="0"/>
          <w:sz w:val="22"/>
          <w:szCs w:val="24"/>
          <w14:ligatures w14:val="standardContextual"/>
        </w:rPr>
      </w:pPr>
      <w:r>
        <w:fldChar w:fldCharType="begin"/>
      </w:r>
      <w:r>
        <w:instrText xml:space="preserve"> HYPERLINK \l "_Toc195575015" </w:instrText>
      </w:r>
      <w:r>
        <w:fldChar w:fldCharType="separate"/>
      </w:r>
      <w:r>
        <w:rPr>
          <w:rStyle w:val="38"/>
          <w:rFonts w:ascii="黑体" w:hAnsi="黑体"/>
        </w:rPr>
        <w:t>4</w:t>
      </w:r>
      <w:r>
        <w:rPr>
          <w:rStyle w:val="38"/>
        </w:rPr>
        <w:t xml:space="preserve"> 系统详细设计与实现</w:t>
      </w:r>
      <w:r>
        <w:tab/>
      </w:r>
      <w:r>
        <w:fldChar w:fldCharType="begin"/>
      </w:r>
      <w:r>
        <w:instrText xml:space="preserve"> PAGEREF _Toc195575015 \h </w:instrText>
      </w:r>
      <w:r>
        <w:fldChar w:fldCharType="separate"/>
      </w:r>
      <w:r>
        <w:t>18</w:t>
      </w:r>
      <w:r>
        <w:fldChar w:fldCharType="end"/>
      </w:r>
      <w:r>
        <w:fldChar w:fldCharType="end"/>
      </w:r>
    </w:p>
    <w:p w14:paraId="0EE64AF1">
      <w:pPr>
        <w:pStyle w:val="26"/>
        <w:spacing w:before="0" w:after="0"/>
        <w:rPr>
          <w:rFonts w:asciiTheme="minorHAnsi" w:hAnsiTheme="minorHAnsi" w:eastAsiaTheme="minorEastAsia" w:cstheme="minorBidi"/>
          <w:smallCaps w:val="0"/>
          <w:sz w:val="22"/>
          <w:szCs w:val="24"/>
          <w14:ligatures w14:val="standardContextual"/>
        </w:rPr>
      </w:pPr>
      <w:r>
        <w:fldChar w:fldCharType="begin"/>
      </w:r>
      <w:r>
        <w:instrText xml:space="preserve"> HYPERLINK \l "_Toc195575016" </w:instrText>
      </w:r>
      <w:r>
        <w:fldChar w:fldCharType="separate"/>
      </w:r>
      <w:r>
        <w:rPr>
          <w:rStyle w:val="38"/>
          <w:rFonts w:ascii="黑体" w:hAnsi="黑体"/>
        </w:rPr>
        <w:t>4.1</w:t>
      </w:r>
      <w:r>
        <w:rPr>
          <w:rStyle w:val="38"/>
        </w:rPr>
        <w:t xml:space="preserve"> 实现环境与工具的简要说明</w:t>
      </w:r>
      <w:r>
        <w:tab/>
      </w:r>
      <w:r>
        <w:fldChar w:fldCharType="begin"/>
      </w:r>
      <w:r>
        <w:instrText xml:space="preserve"> PAGEREF _Toc195575016 \h </w:instrText>
      </w:r>
      <w:r>
        <w:fldChar w:fldCharType="separate"/>
      </w:r>
      <w:r>
        <w:t>18</w:t>
      </w:r>
      <w:r>
        <w:fldChar w:fldCharType="end"/>
      </w:r>
      <w:r>
        <w:fldChar w:fldCharType="end"/>
      </w:r>
    </w:p>
    <w:p w14:paraId="33D5C22A">
      <w:pPr>
        <w:pStyle w:val="16"/>
        <w:spacing w:before="0" w:after="0"/>
        <w:rPr>
          <w:rFonts w:asciiTheme="minorHAnsi" w:hAnsiTheme="minorHAnsi" w:eastAsiaTheme="minorEastAsia" w:cstheme="minorBidi"/>
          <w:iCs w:val="0"/>
          <w:sz w:val="22"/>
          <w:szCs w:val="24"/>
          <w14:ligatures w14:val="standardContextual"/>
        </w:rPr>
      </w:pPr>
      <w:r>
        <w:fldChar w:fldCharType="begin"/>
      </w:r>
      <w:r>
        <w:instrText xml:space="preserve"> HYPERLINK \l "_Toc195575017" </w:instrText>
      </w:r>
      <w:r>
        <w:fldChar w:fldCharType="separate"/>
      </w:r>
      <w:r>
        <w:rPr>
          <w:rStyle w:val="38"/>
        </w:rPr>
        <w:t>4.1.1 硬件环境</w:t>
      </w:r>
      <w:r>
        <w:tab/>
      </w:r>
      <w:r>
        <w:fldChar w:fldCharType="begin"/>
      </w:r>
      <w:r>
        <w:instrText xml:space="preserve"> PAGEREF _Toc195575017 \h </w:instrText>
      </w:r>
      <w:r>
        <w:fldChar w:fldCharType="separate"/>
      </w:r>
      <w:r>
        <w:t>18</w:t>
      </w:r>
      <w:r>
        <w:fldChar w:fldCharType="end"/>
      </w:r>
      <w:r>
        <w:fldChar w:fldCharType="end"/>
      </w:r>
    </w:p>
    <w:p w14:paraId="2A868B18">
      <w:pPr>
        <w:pStyle w:val="16"/>
        <w:spacing w:before="0" w:after="0"/>
        <w:rPr>
          <w:rFonts w:asciiTheme="minorHAnsi" w:hAnsiTheme="minorHAnsi" w:eastAsiaTheme="minorEastAsia" w:cstheme="minorBidi"/>
          <w:iCs w:val="0"/>
          <w:sz w:val="22"/>
          <w:szCs w:val="24"/>
          <w14:ligatures w14:val="standardContextual"/>
        </w:rPr>
      </w:pPr>
      <w:r>
        <w:fldChar w:fldCharType="begin"/>
      </w:r>
      <w:r>
        <w:instrText xml:space="preserve"> HYPERLINK \l "_Toc195575018" </w:instrText>
      </w:r>
      <w:r>
        <w:fldChar w:fldCharType="separate"/>
      </w:r>
      <w:r>
        <w:rPr>
          <w:rStyle w:val="38"/>
        </w:rPr>
        <w:t>4.1.2 实现工具</w:t>
      </w:r>
      <w:r>
        <w:tab/>
      </w:r>
      <w:r>
        <w:fldChar w:fldCharType="begin"/>
      </w:r>
      <w:r>
        <w:instrText xml:space="preserve"> PAGEREF _Toc195575018 \h </w:instrText>
      </w:r>
      <w:r>
        <w:fldChar w:fldCharType="separate"/>
      </w:r>
      <w:r>
        <w:t>18</w:t>
      </w:r>
      <w:r>
        <w:fldChar w:fldCharType="end"/>
      </w:r>
      <w:r>
        <w:fldChar w:fldCharType="end"/>
      </w:r>
    </w:p>
    <w:p w14:paraId="0692D64A">
      <w:pPr>
        <w:pStyle w:val="26"/>
        <w:spacing w:before="0" w:after="0"/>
        <w:rPr>
          <w:rFonts w:asciiTheme="minorHAnsi" w:hAnsiTheme="minorHAnsi" w:eastAsiaTheme="minorEastAsia" w:cstheme="minorBidi"/>
          <w:smallCaps w:val="0"/>
          <w:sz w:val="22"/>
          <w:szCs w:val="24"/>
          <w14:ligatures w14:val="standardContextual"/>
        </w:rPr>
      </w:pPr>
      <w:r>
        <w:fldChar w:fldCharType="begin"/>
      </w:r>
      <w:r>
        <w:instrText xml:space="preserve"> HYPERLINK \l "_Toc195575019" </w:instrText>
      </w:r>
      <w:r>
        <w:fldChar w:fldCharType="separate"/>
      </w:r>
      <w:r>
        <w:rPr>
          <w:rStyle w:val="38"/>
          <w:rFonts w:ascii="黑体" w:hAnsi="黑体"/>
        </w:rPr>
        <w:t>4.2</w:t>
      </w:r>
      <w:r>
        <w:rPr>
          <w:rStyle w:val="38"/>
        </w:rPr>
        <w:t xml:space="preserve"> 用户登录模块实现</w:t>
      </w:r>
      <w:r>
        <w:tab/>
      </w:r>
      <w:r>
        <w:fldChar w:fldCharType="begin"/>
      </w:r>
      <w:r>
        <w:instrText xml:space="preserve"> PAGEREF _Toc195575019 \h </w:instrText>
      </w:r>
      <w:r>
        <w:fldChar w:fldCharType="separate"/>
      </w:r>
      <w:r>
        <w:t>18</w:t>
      </w:r>
      <w:r>
        <w:fldChar w:fldCharType="end"/>
      </w:r>
      <w:r>
        <w:fldChar w:fldCharType="end"/>
      </w:r>
    </w:p>
    <w:p w14:paraId="4A337BB2">
      <w:pPr>
        <w:pStyle w:val="16"/>
        <w:spacing w:before="0" w:after="0"/>
        <w:rPr>
          <w:rFonts w:asciiTheme="minorHAnsi" w:hAnsiTheme="minorHAnsi" w:eastAsiaTheme="minorEastAsia" w:cstheme="minorBidi"/>
          <w:iCs w:val="0"/>
          <w:sz w:val="22"/>
          <w:szCs w:val="24"/>
          <w14:ligatures w14:val="standardContextual"/>
        </w:rPr>
      </w:pPr>
      <w:r>
        <w:fldChar w:fldCharType="begin"/>
      </w:r>
      <w:r>
        <w:instrText xml:space="preserve"> HYPERLINK \l "_Toc195575020" </w:instrText>
      </w:r>
      <w:r>
        <w:fldChar w:fldCharType="separate"/>
      </w:r>
      <w:r>
        <w:rPr>
          <w:rStyle w:val="38"/>
        </w:rPr>
        <w:t>4.2.1 用户认证实现</w:t>
      </w:r>
      <w:r>
        <w:tab/>
      </w:r>
      <w:r>
        <w:fldChar w:fldCharType="begin"/>
      </w:r>
      <w:r>
        <w:instrText xml:space="preserve"> PAGEREF _Toc195575020 \h </w:instrText>
      </w:r>
      <w:r>
        <w:fldChar w:fldCharType="separate"/>
      </w:r>
      <w:r>
        <w:t>19</w:t>
      </w:r>
      <w:r>
        <w:fldChar w:fldCharType="end"/>
      </w:r>
      <w:r>
        <w:fldChar w:fldCharType="end"/>
      </w:r>
    </w:p>
    <w:p w14:paraId="341D38F3">
      <w:pPr>
        <w:pStyle w:val="16"/>
        <w:spacing w:before="0" w:after="0"/>
        <w:rPr>
          <w:rFonts w:asciiTheme="minorHAnsi" w:hAnsiTheme="minorHAnsi" w:eastAsiaTheme="minorEastAsia" w:cstheme="minorBidi"/>
          <w:iCs w:val="0"/>
          <w:sz w:val="22"/>
          <w:szCs w:val="24"/>
          <w14:ligatures w14:val="standardContextual"/>
        </w:rPr>
      </w:pPr>
      <w:r>
        <w:fldChar w:fldCharType="begin"/>
      </w:r>
      <w:r>
        <w:instrText xml:space="preserve"> HYPERLINK \l "_Toc195575021" </w:instrText>
      </w:r>
      <w:r>
        <w:fldChar w:fldCharType="separate"/>
      </w:r>
      <w:r>
        <w:rPr>
          <w:rStyle w:val="38"/>
        </w:rPr>
        <w:t>4.2.2 密码加密实现</w:t>
      </w:r>
      <w:r>
        <w:tab/>
      </w:r>
      <w:r>
        <w:fldChar w:fldCharType="begin"/>
      </w:r>
      <w:r>
        <w:instrText xml:space="preserve"> PAGEREF _Toc195575021 \h </w:instrText>
      </w:r>
      <w:r>
        <w:fldChar w:fldCharType="separate"/>
      </w:r>
      <w:r>
        <w:t>19</w:t>
      </w:r>
      <w:r>
        <w:fldChar w:fldCharType="end"/>
      </w:r>
      <w:r>
        <w:fldChar w:fldCharType="end"/>
      </w:r>
    </w:p>
    <w:p w14:paraId="601EA196">
      <w:pPr>
        <w:pStyle w:val="26"/>
        <w:spacing w:before="0" w:after="0"/>
        <w:rPr>
          <w:rFonts w:asciiTheme="minorHAnsi" w:hAnsiTheme="minorHAnsi" w:eastAsiaTheme="minorEastAsia" w:cstheme="minorBidi"/>
          <w:smallCaps w:val="0"/>
          <w:sz w:val="22"/>
          <w:szCs w:val="24"/>
          <w14:ligatures w14:val="standardContextual"/>
        </w:rPr>
      </w:pPr>
      <w:r>
        <w:fldChar w:fldCharType="begin"/>
      </w:r>
      <w:r>
        <w:instrText xml:space="preserve"> HYPERLINK \l "_Toc195575022" </w:instrText>
      </w:r>
      <w:r>
        <w:fldChar w:fldCharType="separate"/>
      </w:r>
      <w:r>
        <w:rPr>
          <w:rStyle w:val="38"/>
          <w:rFonts w:ascii="黑体" w:hAnsi="黑体"/>
        </w:rPr>
        <w:t>4.3</w:t>
      </w:r>
      <w:r>
        <w:rPr>
          <w:rStyle w:val="38"/>
        </w:rPr>
        <w:t xml:space="preserve"> 电影展示模块实现</w:t>
      </w:r>
      <w:r>
        <w:tab/>
      </w:r>
      <w:r>
        <w:fldChar w:fldCharType="begin"/>
      </w:r>
      <w:r>
        <w:instrText xml:space="preserve"> PAGEREF _Toc195575022 \h </w:instrText>
      </w:r>
      <w:r>
        <w:fldChar w:fldCharType="separate"/>
      </w:r>
      <w:r>
        <w:t>20</w:t>
      </w:r>
      <w:r>
        <w:fldChar w:fldCharType="end"/>
      </w:r>
      <w:r>
        <w:fldChar w:fldCharType="end"/>
      </w:r>
    </w:p>
    <w:p w14:paraId="1229D322">
      <w:pPr>
        <w:pStyle w:val="16"/>
        <w:spacing w:before="0" w:after="0"/>
        <w:rPr>
          <w:rFonts w:asciiTheme="minorHAnsi" w:hAnsiTheme="minorHAnsi" w:eastAsiaTheme="minorEastAsia" w:cstheme="minorBidi"/>
          <w:iCs w:val="0"/>
          <w:sz w:val="22"/>
          <w:szCs w:val="24"/>
          <w14:ligatures w14:val="standardContextual"/>
        </w:rPr>
      </w:pPr>
      <w:r>
        <w:fldChar w:fldCharType="begin"/>
      </w:r>
      <w:r>
        <w:instrText xml:space="preserve"> HYPERLINK \l "_Toc195575023" </w:instrText>
      </w:r>
      <w:r>
        <w:fldChar w:fldCharType="separate"/>
      </w:r>
      <w:r>
        <w:rPr>
          <w:rStyle w:val="38"/>
        </w:rPr>
        <w:t>4.3.1 电影数据集爬取</w:t>
      </w:r>
      <w:r>
        <w:tab/>
      </w:r>
      <w:r>
        <w:fldChar w:fldCharType="begin"/>
      </w:r>
      <w:r>
        <w:instrText xml:space="preserve"> PAGEREF _Toc195575023 \h </w:instrText>
      </w:r>
      <w:r>
        <w:fldChar w:fldCharType="separate"/>
      </w:r>
      <w:r>
        <w:t>20</w:t>
      </w:r>
      <w:r>
        <w:fldChar w:fldCharType="end"/>
      </w:r>
      <w:r>
        <w:fldChar w:fldCharType="end"/>
      </w:r>
    </w:p>
    <w:p w14:paraId="69957872">
      <w:pPr>
        <w:pStyle w:val="16"/>
        <w:spacing w:before="0" w:after="0"/>
        <w:rPr>
          <w:rFonts w:asciiTheme="minorHAnsi" w:hAnsiTheme="minorHAnsi" w:eastAsiaTheme="minorEastAsia" w:cstheme="minorBidi"/>
          <w:iCs w:val="0"/>
          <w:sz w:val="22"/>
          <w:szCs w:val="24"/>
          <w14:ligatures w14:val="standardContextual"/>
        </w:rPr>
      </w:pPr>
      <w:r>
        <w:fldChar w:fldCharType="begin"/>
      </w:r>
      <w:r>
        <w:instrText xml:space="preserve"> HYPERLINK \l "_Toc195575024" </w:instrText>
      </w:r>
      <w:r>
        <w:fldChar w:fldCharType="separate"/>
      </w:r>
      <w:r>
        <w:rPr>
          <w:rStyle w:val="38"/>
        </w:rPr>
        <w:t>4.3.2 数据清洗</w:t>
      </w:r>
      <w:r>
        <w:tab/>
      </w:r>
      <w:r>
        <w:fldChar w:fldCharType="begin"/>
      </w:r>
      <w:r>
        <w:instrText xml:space="preserve"> PAGEREF _Toc195575024 \h </w:instrText>
      </w:r>
      <w:r>
        <w:fldChar w:fldCharType="separate"/>
      </w:r>
      <w:r>
        <w:t>23</w:t>
      </w:r>
      <w:r>
        <w:fldChar w:fldCharType="end"/>
      </w:r>
      <w:r>
        <w:fldChar w:fldCharType="end"/>
      </w:r>
    </w:p>
    <w:p w14:paraId="263A96FD">
      <w:pPr>
        <w:pStyle w:val="16"/>
        <w:spacing w:before="0" w:after="0"/>
        <w:rPr>
          <w:rFonts w:asciiTheme="minorHAnsi" w:hAnsiTheme="minorHAnsi" w:eastAsiaTheme="minorEastAsia" w:cstheme="minorBidi"/>
          <w:iCs w:val="0"/>
          <w:sz w:val="22"/>
          <w:szCs w:val="24"/>
          <w14:ligatures w14:val="standardContextual"/>
        </w:rPr>
      </w:pPr>
      <w:r>
        <w:fldChar w:fldCharType="begin"/>
      </w:r>
      <w:r>
        <w:instrText xml:space="preserve"> HYPERLINK \l "_Toc195575025" </w:instrText>
      </w:r>
      <w:r>
        <w:fldChar w:fldCharType="separate"/>
      </w:r>
      <w:r>
        <w:rPr>
          <w:rStyle w:val="38"/>
        </w:rPr>
        <w:t>4.3.3 数据展示实现</w:t>
      </w:r>
      <w:r>
        <w:tab/>
      </w:r>
      <w:r>
        <w:fldChar w:fldCharType="begin"/>
      </w:r>
      <w:r>
        <w:instrText xml:space="preserve"> PAGEREF _Toc195575025 \h </w:instrText>
      </w:r>
      <w:r>
        <w:fldChar w:fldCharType="separate"/>
      </w:r>
      <w:r>
        <w:t>25</w:t>
      </w:r>
      <w:r>
        <w:fldChar w:fldCharType="end"/>
      </w:r>
      <w:r>
        <w:fldChar w:fldCharType="end"/>
      </w:r>
    </w:p>
    <w:p w14:paraId="30BF3F21">
      <w:pPr>
        <w:pStyle w:val="26"/>
        <w:spacing w:before="0" w:after="0"/>
        <w:rPr>
          <w:rFonts w:asciiTheme="minorHAnsi" w:hAnsiTheme="minorHAnsi" w:eastAsiaTheme="minorEastAsia" w:cstheme="minorBidi"/>
          <w:smallCaps w:val="0"/>
          <w:sz w:val="22"/>
          <w:szCs w:val="24"/>
          <w14:ligatures w14:val="standardContextual"/>
        </w:rPr>
      </w:pPr>
      <w:r>
        <w:fldChar w:fldCharType="begin"/>
      </w:r>
      <w:r>
        <w:instrText xml:space="preserve"> HYPERLINK \l "_Toc195575026" </w:instrText>
      </w:r>
      <w:r>
        <w:fldChar w:fldCharType="separate"/>
      </w:r>
      <w:r>
        <w:rPr>
          <w:rStyle w:val="38"/>
          <w:rFonts w:ascii="黑体" w:hAnsi="黑体"/>
        </w:rPr>
        <w:t>4.4</w:t>
      </w:r>
      <w:r>
        <w:rPr>
          <w:rStyle w:val="38"/>
        </w:rPr>
        <w:t xml:space="preserve"> 电影评论分析模块实现</w:t>
      </w:r>
      <w:r>
        <w:tab/>
      </w:r>
      <w:r>
        <w:fldChar w:fldCharType="begin"/>
      </w:r>
      <w:r>
        <w:instrText xml:space="preserve"> PAGEREF _Toc195575026 \h </w:instrText>
      </w:r>
      <w:r>
        <w:fldChar w:fldCharType="separate"/>
      </w:r>
      <w:r>
        <w:t>27</w:t>
      </w:r>
      <w:r>
        <w:fldChar w:fldCharType="end"/>
      </w:r>
      <w:r>
        <w:fldChar w:fldCharType="end"/>
      </w:r>
    </w:p>
    <w:p w14:paraId="33E598F3">
      <w:pPr>
        <w:pStyle w:val="16"/>
        <w:spacing w:before="0" w:after="0"/>
        <w:rPr>
          <w:rFonts w:asciiTheme="minorHAnsi" w:hAnsiTheme="minorHAnsi" w:eastAsiaTheme="minorEastAsia" w:cstheme="minorBidi"/>
          <w:iCs w:val="0"/>
          <w:sz w:val="22"/>
          <w:szCs w:val="24"/>
          <w14:ligatures w14:val="standardContextual"/>
        </w:rPr>
      </w:pPr>
      <w:r>
        <w:fldChar w:fldCharType="begin"/>
      </w:r>
      <w:r>
        <w:instrText xml:space="preserve"> HYPERLINK \l "_Toc195575027" </w:instrText>
      </w:r>
      <w:r>
        <w:fldChar w:fldCharType="separate"/>
      </w:r>
      <w:r>
        <w:rPr>
          <w:rStyle w:val="38"/>
        </w:rPr>
        <w:t>4.4.1 电影评论数据爬取</w:t>
      </w:r>
      <w:r>
        <w:tab/>
      </w:r>
      <w:r>
        <w:fldChar w:fldCharType="begin"/>
      </w:r>
      <w:r>
        <w:instrText xml:space="preserve"> PAGEREF _Toc195575027 \h </w:instrText>
      </w:r>
      <w:r>
        <w:fldChar w:fldCharType="separate"/>
      </w:r>
      <w:r>
        <w:t>27</w:t>
      </w:r>
      <w:r>
        <w:fldChar w:fldCharType="end"/>
      </w:r>
      <w:r>
        <w:fldChar w:fldCharType="end"/>
      </w:r>
    </w:p>
    <w:p w14:paraId="0A297274">
      <w:pPr>
        <w:pStyle w:val="16"/>
        <w:spacing w:before="0" w:after="0"/>
        <w:rPr>
          <w:rFonts w:asciiTheme="minorHAnsi" w:hAnsiTheme="minorHAnsi" w:eastAsiaTheme="minorEastAsia" w:cstheme="minorBidi"/>
          <w:iCs w:val="0"/>
          <w:sz w:val="22"/>
          <w:szCs w:val="24"/>
          <w14:ligatures w14:val="standardContextual"/>
        </w:rPr>
      </w:pPr>
      <w:r>
        <w:fldChar w:fldCharType="begin"/>
      </w:r>
      <w:r>
        <w:instrText xml:space="preserve"> HYPERLINK \l "_Toc195575028" </w:instrText>
      </w:r>
      <w:r>
        <w:fldChar w:fldCharType="separate"/>
      </w:r>
      <w:r>
        <w:rPr>
          <w:rStyle w:val="38"/>
        </w:rPr>
        <w:t>4.4.2 分词处理</w:t>
      </w:r>
      <w:r>
        <w:tab/>
      </w:r>
      <w:r>
        <w:fldChar w:fldCharType="begin"/>
      </w:r>
      <w:r>
        <w:instrText xml:space="preserve"> PAGEREF _Toc195575028 \h </w:instrText>
      </w:r>
      <w:r>
        <w:fldChar w:fldCharType="separate"/>
      </w:r>
      <w:r>
        <w:t>27</w:t>
      </w:r>
      <w:r>
        <w:fldChar w:fldCharType="end"/>
      </w:r>
      <w:r>
        <w:fldChar w:fldCharType="end"/>
      </w:r>
    </w:p>
    <w:p w14:paraId="73188D40">
      <w:pPr>
        <w:pStyle w:val="16"/>
        <w:spacing w:before="0" w:after="0"/>
        <w:rPr>
          <w:rFonts w:asciiTheme="minorHAnsi" w:hAnsiTheme="minorHAnsi" w:eastAsiaTheme="minorEastAsia" w:cstheme="minorBidi"/>
          <w:iCs w:val="0"/>
          <w:sz w:val="22"/>
          <w:szCs w:val="24"/>
          <w14:ligatures w14:val="standardContextual"/>
        </w:rPr>
      </w:pPr>
      <w:r>
        <w:fldChar w:fldCharType="begin"/>
      </w:r>
      <w:r>
        <w:instrText xml:space="preserve"> HYPERLINK \l "_Toc195575029" </w:instrText>
      </w:r>
      <w:r>
        <w:fldChar w:fldCharType="separate"/>
      </w:r>
      <w:r>
        <w:rPr>
          <w:rStyle w:val="38"/>
        </w:rPr>
        <w:t>4.4.3 数据格式转换</w:t>
      </w:r>
      <w:r>
        <w:tab/>
      </w:r>
      <w:r>
        <w:fldChar w:fldCharType="begin"/>
      </w:r>
      <w:r>
        <w:instrText xml:space="preserve"> PAGEREF _Toc195575029 \h </w:instrText>
      </w:r>
      <w:r>
        <w:fldChar w:fldCharType="separate"/>
      </w:r>
      <w:r>
        <w:t>28</w:t>
      </w:r>
      <w:r>
        <w:fldChar w:fldCharType="end"/>
      </w:r>
      <w:r>
        <w:fldChar w:fldCharType="end"/>
      </w:r>
    </w:p>
    <w:p w14:paraId="0FEFCA89">
      <w:pPr>
        <w:pStyle w:val="16"/>
        <w:spacing w:before="0" w:after="0"/>
        <w:rPr>
          <w:rFonts w:asciiTheme="minorHAnsi" w:hAnsiTheme="minorHAnsi" w:eastAsiaTheme="minorEastAsia" w:cstheme="minorBidi"/>
          <w:iCs w:val="0"/>
          <w:sz w:val="22"/>
          <w:szCs w:val="24"/>
          <w14:ligatures w14:val="standardContextual"/>
        </w:rPr>
      </w:pPr>
      <w:r>
        <w:fldChar w:fldCharType="begin"/>
      </w:r>
      <w:r>
        <w:instrText xml:space="preserve"> HYPERLINK \l "_Toc195575030" </w:instrText>
      </w:r>
      <w:r>
        <w:fldChar w:fldCharType="separate"/>
      </w:r>
      <w:r>
        <w:rPr>
          <w:rStyle w:val="38"/>
        </w:rPr>
        <w:t>4.4.4 评论数据可视化实现</w:t>
      </w:r>
      <w:r>
        <w:tab/>
      </w:r>
      <w:r>
        <w:fldChar w:fldCharType="begin"/>
      </w:r>
      <w:r>
        <w:instrText xml:space="preserve"> PAGEREF _Toc195575030 \h </w:instrText>
      </w:r>
      <w:r>
        <w:fldChar w:fldCharType="separate"/>
      </w:r>
      <w:r>
        <w:t>29</w:t>
      </w:r>
      <w:r>
        <w:fldChar w:fldCharType="end"/>
      </w:r>
      <w:r>
        <w:fldChar w:fldCharType="end"/>
      </w:r>
    </w:p>
    <w:p w14:paraId="7D39AE07">
      <w:pPr>
        <w:pStyle w:val="26"/>
        <w:spacing w:before="0" w:after="0"/>
        <w:rPr>
          <w:rFonts w:asciiTheme="minorHAnsi" w:hAnsiTheme="minorHAnsi" w:eastAsiaTheme="minorEastAsia" w:cstheme="minorBidi"/>
          <w:smallCaps w:val="0"/>
          <w:sz w:val="22"/>
          <w:szCs w:val="24"/>
          <w14:ligatures w14:val="standardContextual"/>
        </w:rPr>
      </w:pPr>
      <w:r>
        <w:fldChar w:fldCharType="begin"/>
      </w:r>
      <w:r>
        <w:instrText xml:space="preserve"> HYPERLINK \l "_Toc195575031" </w:instrText>
      </w:r>
      <w:r>
        <w:fldChar w:fldCharType="separate"/>
      </w:r>
      <w:r>
        <w:rPr>
          <w:rStyle w:val="38"/>
          <w:rFonts w:ascii="黑体" w:hAnsi="黑体"/>
        </w:rPr>
        <w:t>4.5</w:t>
      </w:r>
      <w:r>
        <w:rPr>
          <w:rStyle w:val="38"/>
        </w:rPr>
        <w:t xml:space="preserve"> 情感分析模块实现</w:t>
      </w:r>
      <w:r>
        <w:tab/>
      </w:r>
      <w:r>
        <w:fldChar w:fldCharType="begin"/>
      </w:r>
      <w:r>
        <w:instrText xml:space="preserve"> PAGEREF _Toc195575031 \h </w:instrText>
      </w:r>
      <w:r>
        <w:fldChar w:fldCharType="separate"/>
      </w:r>
      <w:r>
        <w:t>30</w:t>
      </w:r>
      <w:r>
        <w:fldChar w:fldCharType="end"/>
      </w:r>
      <w:r>
        <w:fldChar w:fldCharType="end"/>
      </w:r>
    </w:p>
    <w:p w14:paraId="28D62E97">
      <w:pPr>
        <w:pStyle w:val="16"/>
        <w:spacing w:before="0" w:after="0"/>
        <w:rPr>
          <w:rFonts w:asciiTheme="minorHAnsi" w:hAnsiTheme="minorHAnsi" w:eastAsiaTheme="minorEastAsia" w:cstheme="minorBidi"/>
          <w:iCs w:val="0"/>
          <w:sz w:val="22"/>
          <w:szCs w:val="24"/>
          <w14:ligatures w14:val="standardContextual"/>
        </w:rPr>
      </w:pPr>
      <w:r>
        <w:fldChar w:fldCharType="begin"/>
      </w:r>
      <w:r>
        <w:instrText xml:space="preserve"> HYPERLINK \l "_Toc195575032" </w:instrText>
      </w:r>
      <w:r>
        <w:fldChar w:fldCharType="separate"/>
      </w:r>
      <w:r>
        <w:rPr>
          <w:rStyle w:val="38"/>
        </w:rPr>
        <w:t>4.5.1 情感分析实现</w:t>
      </w:r>
      <w:r>
        <w:tab/>
      </w:r>
      <w:r>
        <w:fldChar w:fldCharType="begin"/>
      </w:r>
      <w:r>
        <w:instrText xml:space="preserve"> PAGEREF _Toc195575032 \h </w:instrText>
      </w:r>
      <w:r>
        <w:fldChar w:fldCharType="separate"/>
      </w:r>
      <w:r>
        <w:t>30</w:t>
      </w:r>
      <w:r>
        <w:fldChar w:fldCharType="end"/>
      </w:r>
      <w:r>
        <w:fldChar w:fldCharType="end"/>
      </w:r>
    </w:p>
    <w:p w14:paraId="3BC62DFF">
      <w:pPr>
        <w:pStyle w:val="16"/>
        <w:spacing w:before="0" w:after="0"/>
        <w:rPr>
          <w:rFonts w:asciiTheme="minorHAnsi" w:hAnsiTheme="minorHAnsi" w:eastAsiaTheme="minorEastAsia" w:cstheme="minorBidi"/>
          <w:iCs w:val="0"/>
          <w:sz w:val="22"/>
          <w:szCs w:val="24"/>
          <w14:ligatures w14:val="standardContextual"/>
        </w:rPr>
      </w:pPr>
      <w:r>
        <w:fldChar w:fldCharType="begin"/>
      </w:r>
      <w:r>
        <w:instrText xml:space="preserve"> HYPERLINK \l "_Toc195575033" </w:instrText>
      </w:r>
      <w:r>
        <w:fldChar w:fldCharType="separate"/>
      </w:r>
      <w:r>
        <w:rPr>
          <w:rStyle w:val="38"/>
        </w:rPr>
        <w:t>4.5.2 情感趋势分析</w:t>
      </w:r>
      <w:r>
        <w:tab/>
      </w:r>
      <w:r>
        <w:fldChar w:fldCharType="begin"/>
      </w:r>
      <w:r>
        <w:instrText xml:space="preserve"> PAGEREF _Toc195575033 \h </w:instrText>
      </w:r>
      <w:r>
        <w:fldChar w:fldCharType="separate"/>
      </w:r>
      <w:r>
        <w:t>31</w:t>
      </w:r>
      <w:r>
        <w:fldChar w:fldCharType="end"/>
      </w:r>
      <w:r>
        <w:fldChar w:fldCharType="end"/>
      </w:r>
    </w:p>
    <w:p w14:paraId="3CDF72FE">
      <w:pPr>
        <w:pStyle w:val="16"/>
        <w:spacing w:before="0" w:after="0"/>
        <w:rPr>
          <w:rFonts w:asciiTheme="minorHAnsi" w:hAnsiTheme="minorHAnsi" w:eastAsiaTheme="minorEastAsia" w:cstheme="minorBidi"/>
          <w:iCs w:val="0"/>
          <w:sz w:val="22"/>
          <w:szCs w:val="24"/>
          <w14:ligatures w14:val="standardContextual"/>
        </w:rPr>
      </w:pPr>
      <w:r>
        <w:fldChar w:fldCharType="begin"/>
      </w:r>
      <w:r>
        <w:instrText xml:space="preserve"> HYPERLINK \l "_Toc195575034" </w:instrText>
      </w:r>
      <w:r>
        <w:fldChar w:fldCharType="separate"/>
      </w:r>
      <w:r>
        <w:rPr>
          <w:rStyle w:val="38"/>
        </w:rPr>
        <w:t>4.5.3 词云图</w:t>
      </w:r>
      <w:r>
        <w:tab/>
      </w:r>
      <w:r>
        <w:fldChar w:fldCharType="begin"/>
      </w:r>
      <w:r>
        <w:instrText xml:space="preserve"> PAGEREF _Toc195575034 \h </w:instrText>
      </w:r>
      <w:r>
        <w:fldChar w:fldCharType="separate"/>
      </w:r>
      <w:r>
        <w:t>33</w:t>
      </w:r>
      <w:r>
        <w:fldChar w:fldCharType="end"/>
      </w:r>
      <w:r>
        <w:fldChar w:fldCharType="end"/>
      </w:r>
    </w:p>
    <w:p w14:paraId="634B4E91">
      <w:pPr>
        <w:pStyle w:val="26"/>
        <w:spacing w:before="0" w:after="0"/>
        <w:rPr>
          <w:rFonts w:asciiTheme="minorHAnsi" w:hAnsiTheme="minorHAnsi" w:eastAsiaTheme="minorEastAsia" w:cstheme="minorBidi"/>
          <w:smallCaps w:val="0"/>
          <w:sz w:val="22"/>
          <w:szCs w:val="24"/>
          <w14:ligatures w14:val="standardContextual"/>
        </w:rPr>
      </w:pPr>
      <w:r>
        <w:fldChar w:fldCharType="begin"/>
      </w:r>
      <w:r>
        <w:instrText xml:space="preserve"> HYPERLINK \l "_Toc195575035" </w:instrText>
      </w:r>
      <w:r>
        <w:fldChar w:fldCharType="separate"/>
      </w:r>
      <w:r>
        <w:rPr>
          <w:rStyle w:val="38"/>
          <w:rFonts w:ascii="黑体" w:hAnsi="黑体"/>
        </w:rPr>
        <w:t>4.6</w:t>
      </w:r>
      <w:r>
        <w:rPr>
          <w:rStyle w:val="38"/>
        </w:rPr>
        <w:t xml:space="preserve"> 用户模块实现</w:t>
      </w:r>
      <w:r>
        <w:tab/>
      </w:r>
      <w:r>
        <w:fldChar w:fldCharType="begin"/>
      </w:r>
      <w:r>
        <w:instrText xml:space="preserve"> PAGEREF _Toc195575035 \h </w:instrText>
      </w:r>
      <w:r>
        <w:fldChar w:fldCharType="separate"/>
      </w:r>
      <w:r>
        <w:t>34</w:t>
      </w:r>
      <w:r>
        <w:fldChar w:fldCharType="end"/>
      </w:r>
      <w:r>
        <w:fldChar w:fldCharType="end"/>
      </w:r>
    </w:p>
    <w:p w14:paraId="5B11F7C7">
      <w:pPr>
        <w:pStyle w:val="16"/>
        <w:spacing w:before="0" w:after="0"/>
        <w:rPr>
          <w:rFonts w:asciiTheme="minorHAnsi" w:hAnsiTheme="minorHAnsi" w:eastAsiaTheme="minorEastAsia" w:cstheme="minorBidi"/>
          <w:iCs w:val="0"/>
          <w:sz w:val="22"/>
          <w:szCs w:val="24"/>
          <w14:ligatures w14:val="standardContextual"/>
        </w:rPr>
      </w:pPr>
      <w:r>
        <w:fldChar w:fldCharType="begin"/>
      </w:r>
      <w:r>
        <w:instrText xml:space="preserve"> HYPERLINK \l "_Toc195575036" </w:instrText>
      </w:r>
      <w:r>
        <w:fldChar w:fldCharType="separate"/>
      </w:r>
      <w:r>
        <w:rPr>
          <w:rStyle w:val="38"/>
        </w:rPr>
        <w:t>4.6.1 管理员页面实现</w:t>
      </w:r>
      <w:r>
        <w:tab/>
      </w:r>
      <w:r>
        <w:fldChar w:fldCharType="begin"/>
      </w:r>
      <w:r>
        <w:instrText xml:space="preserve"> PAGEREF _Toc195575036 \h </w:instrText>
      </w:r>
      <w:r>
        <w:fldChar w:fldCharType="separate"/>
      </w:r>
      <w:r>
        <w:t>34</w:t>
      </w:r>
      <w:r>
        <w:fldChar w:fldCharType="end"/>
      </w:r>
      <w:r>
        <w:fldChar w:fldCharType="end"/>
      </w:r>
    </w:p>
    <w:p w14:paraId="5B5B64BC">
      <w:pPr>
        <w:pStyle w:val="16"/>
        <w:spacing w:before="0" w:after="0"/>
        <w:rPr>
          <w:rFonts w:asciiTheme="minorHAnsi" w:hAnsiTheme="minorHAnsi" w:eastAsiaTheme="minorEastAsia" w:cstheme="minorBidi"/>
          <w:iCs w:val="0"/>
          <w:sz w:val="22"/>
          <w:szCs w:val="24"/>
          <w14:ligatures w14:val="standardContextual"/>
        </w:rPr>
      </w:pPr>
      <w:r>
        <w:fldChar w:fldCharType="begin"/>
      </w:r>
      <w:r>
        <w:instrText xml:space="preserve"> HYPERLINK \l "_Toc195575037" </w:instrText>
      </w:r>
      <w:r>
        <w:fldChar w:fldCharType="separate"/>
      </w:r>
      <w:r>
        <w:rPr>
          <w:rStyle w:val="38"/>
        </w:rPr>
        <w:t>4.6.2 普通用户页面实现</w:t>
      </w:r>
      <w:r>
        <w:tab/>
      </w:r>
      <w:r>
        <w:fldChar w:fldCharType="begin"/>
      </w:r>
      <w:r>
        <w:instrText xml:space="preserve"> PAGEREF _Toc195575037 \h </w:instrText>
      </w:r>
      <w:r>
        <w:fldChar w:fldCharType="separate"/>
      </w:r>
      <w:r>
        <w:t>35</w:t>
      </w:r>
      <w:r>
        <w:fldChar w:fldCharType="end"/>
      </w:r>
      <w:r>
        <w:fldChar w:fldCharType="end"/>
      </w:r>
    </w:p>
    <w:p w14:paraId="5C345929">
      <w:pPr>
        <w:pStyle w:val="26"/>
        <w:spacing w:before="0" w:after="0"/>
        <w:rPr>
          <w:rFonts w:asciiTheme="minorHAnsi" w:hAnsiTheme="minorHAnsi" w:eastAsiaTheme="minorEastAsia" w:cstheme="minorBidi"/>
          <w:smallCaps w:val="0"/>
          <w:sz w:val="22"/>
          <w:szCs w:val="24"/>
          <w14:ligatures w14:val="standardContextual"/>
        </w:rPr>
      </w:pPr>
      <w:r>
        <w:fldChar w:fldCharType="begin"/>
      </w:r>
      <w:r>
        <w:instrText xml:space="preserve"> HYPERLINK \l "_Toc195575038" </w:instrText>
      </w:r>
      <w:r>
        <w:fldChar w:fldCharType="separate"/>
      </w:r>
      <w:r>
        <w:rPr>
          <w:rStyle w:val="38"/>
          <w:rFonts w:ascii="黑体" w:hAnsi="黑体"/>
        </w:rPr>
        <w:t>4.7</w:t>
      </w:r>
      <w:r>
        <w:rPr>
          <w:rStyle w:val="38"/>
        </w:rPr>
        <w:t xml:space="preserve"> 系统测试</w:t>
      </w:r>
      <w:r>
        <w:tab/>
      </w:r>
      <w:r>
        <w:fldChar w:fldCharType="begin"/>
      </w:r>
      <w:r>
        <w:instrText xml:space="preserve"> PAGEREF _Toc195575038 \h </w:instrText>
      </w:r>
      <w:r>
        <w:fldChar w:fldCharType="separate"/>
      </w:r>
      <w:r>
        <w:t>37</w:t>
      </w:r>
      <w:r>
        <w:fldChar w:fldCharType="end"/>
      </w:r>
      <w:r>
        <w:fldChar w:fldCharType="end"/>
      </w:r>
    </w:p>
    <w:p w14:paraId="5F4D6411">
      <w:pPr>
        <w:pStyle w:val="16"/>
        <w:spacing w:before="0" w:after="0"/>
        <w:rPr>
          <w:rFonts w:asciiTheme="minorHAnsi" w:hAnsiTheme="minorHAnsi" w:eastAsiaTheme="minorEastAsia" w:cstheme="minorBidi"/>
          <w:iCs w:val="0"/>
          <w:sz w:val="22"/>
          <w:szCs w:val="24"/>
          <w14:ligatures w14:val="standardContextual"/>
        </w:rPr>
      </w:pPr>
      <w:r>
        <w:fldChar w:fldCharType="begin"/>
      </w:r>
      <w:r>
        <w:instrText xml:space="preserve"> HYPERLINK \l "_Toc195575039" </w:instrText>
      </w:r>
      <w:r>
        <w:fldChar w:fldCharType="separate"/>
      </w:r>
      <w:r>
        <w:rPr>
          <w:rStyle w:val="38"/>
        </w:rPr>
        <w:t>4.7.1 系统部署与优化</w:t>
      </w:r>
      <w:r>
        <w:tab/>
      </w:r>
      <w:r>
        <w:fldChar w:fldCharType="begin"/>
      </w:r>
      <w:r>
        <w:instrText xml:space="preserve"> PAGEREF _Toc195575039 \h </w:instrText>
      </w:r>
      <w:r>
        <w:fldChar w:fldCharType="separate"/>
      </w:r>
      <w:r>
        <w:t>37</w:t>
      </w:r>
      <w:r>
        <w:fldChar w:fldCharType="end"/>
      </w:r>
      <w:r>
        <w:fldChar w:fldCharType="end"/>
      </w:r>
    </w:p>
    <w:p w14:paraId="3704C8C7">
      <w:pPr>
        <w:pStyle w:val="16"/>
        <w:spacing w:before="0" w:after="0"/>
        <w:rPr>
          <w:rFonts w:asciiTheme="minorHAnsi" w:hAnsiTheme="minorHAnsi" w:eastAsiaTheme="minorEastAsia" w:cstheme="minorBidi"/>
          <w:iCs w:val="0"/>
          <w:sz w:val="22"/>
          <w:szCs w:val="24"/>
          <w14:ligatures w14:val="standardContextual"/>
        </w:rPr>
      </w:pPr>
      <w:r>
        <w:fldChar w:fldCharType="begin"/>
      </w:r>
      <w:r>
        <w:instrText xml:space="preserve"> HYPERLINK \l "_Toc195575040" </w:instrText>
      </w:r>
      <w:r>
        <w:fldChar w:fldCharType="separate"/>
      </w:r>
      <w:r>
        <w:rPr>
          <w:rStyle w:val="38"/>
        </w:rPr>
        <w:t>4.7.2 性能优化与负载测试</w:t>
      </w:r>
      <w:r>
        <w:tab/>
      </w:r>
      <w:r>
        <w:fldChar w:fldCharType="begin"/>
      </w:r>
      <w:r>
        <w:instrText xml:space="preserve"> PAGEREF _Toc195575040 \h </w:instrText>
      </w:r>
      <w:r>
        <w:fldChar w:fldCharType="separate"/>
      </w:r>
      <w:r>
        <w:t>38</w:t>
      </w:r>
      <w:r>
        <w:fldChar w:fldCharType="end"/>
      </w:r>
      <w:r>
        <w:fldChar w:fldCharType="end"/>
      </w:r>
    </w:p>
    <w:p w14:paraId="4D9743A6">
      <w:pPr>
        <w:pStyle w:val="16"/>
        <w:spacing w:before="0" w:after="0"/>
        <w:rPr>
          <w:rFonts w:asciiTheme="minorHAnsi" w:hAnsiTheme="minorHAnsi" w:eastAsiaTheme="minorEastAsia" w:cstheme="minorBidi"/>
          <w:iCs w:val="0"/>
          <w:sz w:val="22"/>
          <w:szCs w:val="24"/>
          <w14:ligatures w14:val="standardContextual"/>
        </w:rPr>
      </w:pPr>
      <w:r>
        <w:fldChar w:fldCharType="begin"/>
      </w:r>
      <w:r>
        <w:instrText xml:space="preserve"> HYPERLINK \l "_Toc195575041" </w:instrText>
      </w:r>
      <w:r>
        <w:fldChar w:fldCharType="separate"/>
      </w:r>
      <w:r>
        <w:rPr>
          <w:rStyle w:val="38"/>
        </w:rPr>
        <w:t>4.7.3 功能测试</w:t>
      </w:r>
      <w:r>
        <w:tab/>
      </w:r>
      <w:r>
        <w:fldChar w:fldCharType="begin"/>
      </w:r>
      <w:r>
        <w:instrText xml:space="preserve"> PAGEREF _Toc195575041 \h </w:instrText>
      </w:r>
      <w:r>
        <w:fldChar w:fldCharType="separate"/>
      </w:r>
      <w:r>
        <w:t>39</w:t>
      </w:r>
      <w:r>
        <w:fldChar w:fldCharType="end"/>
      </w:r>
      <w:r>
        <w:fldChar w:fldCharType="end"/>
      </w:r>
    </w:p>
    <w:p w14:paraId="3F0B0A7A">
      <w:pPr>
        <w:pStyle w:val="16"/>
        <w:spacing w:before="0" w:after="0"/>
        <w:rPr>
          <w:rFonts w:asciiTheme="minorHAnsi" w:hAnsiTheme="minorHAnsi" w:eastAsiaTheme="minorEastAsia" w:cstheme="minorBidi"/>
          <w:iCs w:val="0"/>
          <w:sz w:val="22"/>
          <w:szCs w:val="24"/>
          <w14:ligatures w14:val="standardContextual"/>
        </w:rPr>
      </w:pPr>
      <w:r>
        <w:fldChar w:fldCharType="begin"/>
      </w:r>
      <w:r>
        <w:instrText xml:space="preserve"> HYPERLINK \l "_Toc195575042" </w:instrText>
      </w:r>
      <w:r>
        <w:fldChar w:fldCharType="separate"/>
      </w:r>
      <w:r>
        <w:rPr>
          <w:rStyle w:val="38"/>
        </w:rPr>
        <w:t>4.7.4 用户测试</w:t>
      </w:r>
      <w:r>
        <w:tab/>
      </w:r>
      <w:r>
        <w:fldChar w:fldCharType="begin"/>
      </w:r>
      <w:r>
        <w:instrText xml:space="preserve"> PAGEREF _Toc195575042 \h </w:instrText>
      </w:r>
      <w:r>
        <w:fldChar w:fldCharType="separate"/>
      </w:r>
      <w:r>
        <w:t>40</w:t>
      </w:r>
      <w:r>
        <w:fldChar w:fldCharType="end"/>
      </w:r>
      <w:r>
        <w:fldChar w:fldCharType="end"/>
      </w:r>
    </w:p>
    <w:p w14:paraId="259DB5A0">
      <w:pPr>
        <w:pStyle w:val="26"/>
        <w:spacing w:before="0" w:after="0"/>
        <w:rPr>
          <w:rFonts w:asciiTheme="minorHAnsi" w:hAnsiTheme="minorHAnsi" w:eastAsiaTheme="minorEastAsia" w:cstheme="minorBidi"/>
          <w:smallCaps w:val="0"/>
          <w:sz w:val="22"/>
          <w:szCs w:val="24"/>
          <w14:ligatures w14:val="standardContextual"/>
        </w:rPr>
      </w:pPr>
      <w:r>
        <w:fldChar w:fldCharType="begin"/>
      </w:r>
      <w:r>
        <w:instrText xml:space="preserve"> HYPERLINK \l "_Toc195575043" </w:instrText>
      </w:r>
      <w:r>
        <w:fldChar w:fldCharType="separate"/>
      </w:r>
      <w:r>
        <w:rPr>
          <w:rStyle w:val="38"/>
          <w:rFonts w:ascii="黑体" w:hAnsi="黑体"/>
        </w:rPr>
        <w:t>4.8</w:t>
      </w:r>
      <w:r>
        <w:rPr>
          <w:rStyle w:val="38"/>
        </w:rPr>
        <w:t xml:space="preserve"> 本章小结</w:t>
      </w:r>
      <w:r>
        <w:tab/>
      </w:r>
      <w:r>
        <w:fldChar w:fldCharType="begin"/>
      </w:r>
      <w:r>
        <w:instrText xml:space="preserve"> PAGEREF _Toc195575043 \h </w:instrText>
      </w:r>
      <w:r>
        <w:fldChar w:fldCharType="separate"/>
      </w:r>
      <w:r>
        <w:t>41</w:t>
      </w:r>
      <w:r>
        <w:fldChar w:fldCharType="end"/>
      </w:r>
      <w:r>
        <w:fldChar w:fldCharType="end"/>
      </w:r>
    </w:p>
    <w:p w14:paraId="2E4D83A8">
      <w:pPr>
        <w:pStyle w:val="23"/>
        <w:spacing w:before="0" w:after="0" w:line="240" w:lineRule="auto"/>
        <w:rPr>
          <w:rFonts w:asciiTheme="minorHAnsi" w:hAnsiTheme="minorHAnsi" w:eastAsiaTheme="minorEastAsia" w:cstheme="minorBidi"/>
          <w:b w:val="0"/>
          <w:caps w:val="0"/>
          <w:sz w:val="22"/>
          <w:szCs w:val="24"/>
          <w14:ligatures w14:val="standardContextual"/>
        </w:rPr>
      </w:pPr>
      <w:r>
        <w:fldChar w:fldCharType="begin"/>
      </w:r>
      <w:r>
        <w:instrText xml:space="preserve"> HYPERLINK \l "_Toc195575044" </w:instrText>
      </w:r>
      <w:r>
        <w:fldChar w:fldCharType="separate"/>
      </w:r>
      <w:r>
        <w:rPr>
          <w:rStyle w:val="38"/>
          <w:rFonts w:ascii="黑体" w:hAnsi="黑体"/>
        </w:rPr>
        <w:t>5</w:t>
      </w:r>
      <w:r>
        <w:rPr>
          <w:rStyle w:val="38"/>
        </w:rPr>
        <w:t xml:space="preserve"> 实验方法</w:t>
      </w:r>
      <w:r>
        <w:tab/>
      </w:r>
      <w:r>
        <w:fldChar w:fldCharType="begin"/>
      </w:r>
      <w:r>
        <w:instrText xml:space="preserve"> PAGEREF _Toc195575044 \h </w:instrText>
      </w:r>
      <w:r>
        <w:fldChar w:fldCharType="separate"/>
      </w:r>
      <w:r>
        <w:t>42</w:t>
      </w:r>
      <w:r>
        <w:fldChar w:fldCharType="end"/>
      </w:r>
      <w:r>
        <w:fldChar w:fldCharType="end"/>
      </w:r>
    </w:p>
    <w:p w14:paraId="6EC09746">
      <w:pPr>
        <w:pStyle w:val="26"/>
        <w:spacing w:before="0" w:after="0"/>
        <w:rPr>
          <w:rFonts w:asciiTheme="minorHAnsi" w:hAnsiTheme="minorHAnsi" w:eastAsiaTheme="minorEastAsia" w:cstheme="minorBidi"/>
          <w:smallCaps w:val="0"/>
          <w:sz w:val="22"/>
          <w:szCs w:val="24"/>
          <w14:ligatures w14:val="standardContextual"/>
        </w:rPr>
      </w:pPr>
      <w:r>
        <w:fldChar w:fldCharType="begin"/>
      </w:r>
      <w:r>
        <w:instrText xml:space="preserve"> HYPERLINK \l "_Toc195575045" </w:instrText>
      </w:r>
      <w:r>
        <w:fldChar w:fldCharType="separate"/>
      </w:r>
      <w:r>
        <w:rPr>
          <w:rStyle w:val="38"/>
          <w:rFonts w:ascii="黑体" w:hAnsi="黑体"/>
        </w:rPr>
        <w:t>5.1</w:t>
      </w:r>
      <w:r>
        <w:rPr>
          <w:rStyle w:val="38"/>
        </w:rPr>
        <w:t xml:space="preserve"> 数据集简介</w:t>
      </w:r>
      <w:r>
        <w:tab/>
      </w:r>
      <w:r>
        <w:fldChar w:fldCharType="begin"/>
      </w:r>
      <w:r>
        <w:instrText xml:space="preserve"> PAGEREF _Toc195575045 \h </w:instrText>
      </w:r>
      <w:r>
        <w:fldChar w:fldCharType="separate"/>
      </w:r>
      <w:r>
        <w:t>42</w:t>
      </w:r>
      <w:r>
        <w:fldChar w:fldCharType="end"/>
      </w:r>
      <w:r>
        <w:fldChar w:fldCharType="end"/>
      </w:r>
    </w:p>
    <w:p w14:paraId="6D785110">
      <w:pPr>
        <w:pStyle w:val="26"/>
        <w:spacing w:before="0" w:after="0"/>
        <w:rPr>
          <w:rFonts w:asciiTheme="minorHAnsi" w:hAnsiTheme="minorHAnsi" w:eastAsiaTheme="minorEastAsia" w:cstheme="minorBidi"/>
          <w:smallCaps w:val="0"/>
          <w:sz w:val="22"/>
          <w:szCs w:val="24"/>
          <w14:ligatures w14:val="standardContextual"/>
        </w:rPr>
      </w:pPr>
      <w:r>
        <w:fldChar w:fldCharType="begin"/>
      </w:r>
      <w:r>
        <w:instrText xml:space="preserve"> HYPERLINK \l "_Toc195575046" </w:instrText>
      </w:r>
      <w:r>
        <w:fldChar w:fldCharType="separate"/>
      </w:r>
      <w:r>
        <w:rPr>
          <w:rStyle w:val="38"/>
          <w:rFonts w:ascii="黑体" w:hAnsi="黑体"/>
        </w:rPr>
        <w:t>5.2</w:t>
      </w:r>
      <w:r>
        <w:rPr>
          <w:rStyle w:val="38"/>
        </w:rPr>
        <w:t xml:space="preserve"> BERT模型训练</w:t>
      </w:r>
      <w:r>
        <w:tab/>
      </w:r>
      <w:r>
        <w:fldChar w:fldCharType="begin"/>
      </w:r>
      <w:r>
        <w:instrText xml:space="preserve"> PAGEREF _Toc195575046 \h </w:instrText>
      </w:r>
      <w:r>
        <w:fldChar w:fldCharType="separate"/>
      </w:r>
      <w:r>
        <w:t>42</w:t>
      </w:r>
      <w:r>
        <w:fldChar w:fldCharType="end"/>
      </w:r>
      <w:r>
        <w:fldChar w:fldCharType="end"/>
      </w:r>
    </w:p>
    <w:p w14:paraId="3BCABDBC">
      <w:pPr>
        <w:pStyle w:val="16"/>
        <w:spacing w:before="0" w:after="0"/>
        <w:rPr>
          <w:rFonts w:asciiTheme="minorHAnsi" w:hAnsiTheme="minorHAnsi" w:eastAsiaTheme="minorEastAsia" w:cstheme="minorBidi"/>
          <w:iCs w:val="0"/>
          <w:sz w:val="22"/>
          <w:szCs w:val="24"/>
          <w14:ligatures w14:val="standardContextual"/>
        </w:rPr>
      </w:pPr>
      <w:r>
        <w:fldChar w:fldCharType="begin"/>
      </w:r>
      <w:r>
        <w:instrText xml:space="preserve"> HYPERLINK \l "_Toc195575047" </w:instrText>
      </w:r>
      <w:r>
        <w:fldChar w:fldCharType="separate"/>
      </w:r>
      <w:r>
        <w:rPr>
          <w:rStyle w:val="38"/>
        </w:rPr>
        <w:t>5.2.1 模型选择</w:t>
      </w:r>
      <w:r>
        <w:tab/>
      </w:r>
      <w:r>
        <w:fldChar w:fldCharType="begin"/>
      </w:r>
      <w:r>
        <w:instrText xml:space="preserve"> PAGEREF _Toc195575047 \h </w:instrText>
      </w:r>
      <w:r>
        <w:fldChar w:fldCharType="separate"/>
      </w:r>
      <w:r>
        <w:t>43</w:t>
      </w:r>
      <w:r>
        <w:fldChar w:fldCharType="end"/>
      </w:r>
      <w:r>
        <w:fldChar w:fldCharType="end"/>
      </w:r>
    </w:p>
    <w:p w14:paraId="6BDDB6ED">
      <w:pPr>
        <w:pStyle w:val="16"/>
        <w:spacing w:before="0" w:after="0"/>
        <w:rPr>
          <w:rFonts w:asciiTheme="minorHAnsi" w:hAnsiTheme="minorHAnsi" w:eastAsiaTheme="minorEastAsia" w:cstheme="minorBidi"/>
          <w:iCs w:val="0"/>
          <w:sz w:val="22"/>
          <w:szCs w:val="24"/>
          <w14:ligatures w14:val="standardContextual"/>
        </w:rPr>
      </w:pPr>
      <w:r>
        <w:fldChar w:fldCharType="begin"/>
      </w:r>
      <w:r>
        <w:instrText xml:space="preserve"> HYPERLINK \l "_Toc195575048" </w:instrText>
      </w:r>
      <w:r>
        <w:fldChar w:fldCharType="separate"/>
      </w:r>
      <w:r>
        <w:rPr>
          <w:rStyle w:val="38"/>
        </w:rPr>
        <w:t>5.2.2 超参数调整</w:t>
      </w:r>
      <w:r>
        <w:tab/>
      </w:r>
      <w:r>
        <w:fldChar w:fldCharType="begin"/>
      </w:r>
      <w:r>
        <w:instrText xml:space="preserve"> PAGEREF _Toc195575048 \h </w:instrText>
      </w:r>
      <w:r>
        <w:fldChar w:fldCharType="separate"/>
      </w:r>
      <w:r>
        <w:t>43</w:t>
      </w:r>
      <w:r>
        <w:fldChar w:fldCharType="end"/>
      </w:r>
      <w:r>
        <w:fldChar w:fldCharType="end"/>
      </w:r>
    </w:p>
    <w:p w14:paraId="33BF95F0">
      <w:pPr>
        <w:pStyle w:val="16"/>
        <w:spacing w:before="0" w:after="0"/>
        <w:rPr>
          <w:rFonts w:asciiTheme="minorHAnsi" w:hAnsiTheme="minorHAnsi" w:eastAsiaTheme="minorEastAsia" w:cstheme="minorBidi"/>
          <w:iCs w:val="0"/>
          <w:sz w:val="22"/>
          <w:szCs w:val="24"/>
          <w14:ligatures w14:val="standardContextual"/>
        </w:rPr>
      </w:pPr>
      <w:r>
        <w:fldChar w:fldCharType="begin"/>
      </w:r>
      <w:r>
        <w:instrText xml:space="preserve"> HYPERLINK \l "_Toc195575049" </w:instrText>
      </w:r>
      <w:r>
        <w:fldChar w:fldCharType="separate"/>
      </w:r>
      <w:r>
        <w:rPr>
          <w:rStyle w:val="38"/>
        </w:rPr>
        <w:t>5.2.3 损失函数构建</w:t>
      </w:r>
      <w:r>
        <w:tab/>
      </w:r>
      <w:r>
        <w:fldChar w:fldCharType="begin"/>
      </w:r>
      <w:r>
        <w:instrText xml:space="preserve"> PAGEREF _Toc195575049 \h </w:instrText>
      </w:r>
      <w:r>
        <w:fldChar w:fldCharType="separate"/>
      </w:r>
      <w:r>
        <w:t>44</w:t>
      </w:r>
      <w:r>
        <w:fldChar w:fldCharType="end"/>
      </w:r>
      <w:r>
        <w:fldChar w:fldCharType="end"/>
      </w:r>
    </w:p>
    <w:p w14:paraId="57E7EB22">
      <w:pPr>
        <w:pStyle w:val="16"/>
        <w:spacing w:before="0" w:after="0"/>
        <w:rPr>
          <w:rFonts w:asciiTheme="minorHAnsi" w:hAnsiTheme="minorHAnsi" w:eastAsiaTheme="minorEastAsia" w:cstheme="minorBidi"/>
          <w:iCs w:val="0"/>
          <w:sz w:val="22"/>
          <w:szCs w:val="24"/>
          <w14:ligatures w14:val="standardContextual"/>
        </w:rPr>
      </w:pPr>
      <w:r>
        <w:fldChar w:fldCharType="begin"/>
      </w:r>
      <w:r>
        <w:instrText xml:space="preserve"> HYPERLINK \l "_Toc195575050" </w:instrText>
      </w:r>
      <w:r>
        <w:fldChar w:fldCharType="separate"/>
      </w:r>
      <w:r>
        <w:rPr>
          <w:rStyle w:val="38"/>
        </w:rPr>
        <w:t>5.2.4 模型优化</w:t>
      </w:r>
      <w:r>
        <w:tab/>
      </w:r>
      <w:r>
        <w:fldChar w:fldCharType="begin"/>
      </w:r>
      <w:r>
        <w:instrText xml:space="preserve"> PAGEREF _Toc195575050 \h </w:instrText>
      </w:r>
      <w:r>
        <w:fldChar w:fldCharType="separate"/>
      </w:r>
      <w:r>
        <w:t>44</w:t>
      </w:r>
      <w:r>
        <w:fldChar w:fldCharType="end"/>
      </w:r>
      <w:r>
        <w:fldChar w:fldCharType="end"/>
      </w:r>
    </w:p>
    <w:p w14:paraId="7734541C">
      <w:pPr>
        <w:pStyle w:val="26"/>
        <w:spacing w:before="0" w:after="0"/>
        <w:rPr>
          <w:rFonts w:asciiTheme="minorHAnsi" w:hAnsiTheme="minorHAnsi" w:eastAsiaTheme="minorEastAsia" w:cstheme="minorBidi"/>
          <w:smallCaps w:val="0"/>
          <w:sz w:val="22"/>
          <w:szCs w:val="24"/>
          <w14:ligatures w14:val="standardContextual"/>
        </w:rPr>
      </w:pPr>
      <w:r>
        <w:fldChar w:fldCharType="begin"/>
      </w:r>
      <w:r>
        <w:instrText xml:space="preserve"> HYPERLINK \l "_Toc195575051" </w:instrText>
      </w:r>
      <w:r>
        <w:fldChar w:fldCharType="separate"/>
      </w:r>
      <w:r>
        <w:rPr>
          <w:rStyle w:val="38"/>
          <w:rFonts w:ascii="黑体" w:hAnsi="黑体"/>
        </w:rPr>
        <w:t>5.3</w:t>
      </w:r>
      <w:r>
        <w:rPr>
          <w:rStyle w:val="38"/>
        </w:rPr>
        <w:t xml:space="preserve"> BERT情感分析方法</w:t>
      </w:r>
      <w:r>
        <w:tab/>
      </w:r>
      <w:r>
        <w:fldChar w:fldCharType="begin"/>
      </w:r>
      <w:r>
        <w:instrText xml:space="preserve"> PAGEREF _Toc195575051 \h </w:instrText>
      </w:r>
      <w:r>
        <w:fldChar w:fldCharType="separate"/>
      </w:r>
      <w:r>
        <w:t>45</w:t>
      </w:r>
      <w:r>
        <w:fldChar w:fldCharType="end"/>
      </w:r>
      <w:r>
        <w:fldChar w:fldCharType="end"/>
      </w:r>
    </w:p>
    <w:p w14:paraId="2D8BB16E">
      <w:pPr>
        <w:pStyle w:val="16"/>
        <w:spacing w:before="0" w:after="0"/>
        <w:rPr>
          <w:rFonts w:asciiTheme="minorHAnsi" w:hAnsiTheme="minorHAnsi" w:eastAsiaTheme="minorEastAsia" w:cstheme="minorBidi"/>
          <w:iCs w:val="0"/>
          <w:sz w:val="22"/>
          <w:szCs w:val="24"/>
          <w14:ligatures w14:val="standardContextual"/>
        </w:rPr>
      </w:pPr>
      <w:r>
        <w:fldChar w:fldCharType="begin"/>
      </w:r>
      <w:r>
        <w:instrText xml:space="preserve"> HYPERLINK \l "_Toc195575052" </w:instrText>
      </w:r>
      <w:r>
        <w:fldChar w:fldCharType="separate"/>
      </w:r>
      <w:r>
        <w:rPr>
          <w:rStyle w:val="38"/>
        </w:rPr>
        <w:t>5.3.1 情感分类</w:t>
      </w:r>
      <w:r>
        <w:tab/>
      </w:r>
      <w:r>
        <w:fldChar w:fldCharType="begin"/>
      </w:r>
      <w:r>
        <w:instrText xml:space="preserve"> PAGEREF _Toc195575052 \h </w:instrText>
      </w:r>
      <w:r>
        <w:fldChar w:fldCharType="separate"/>
      </w:r>
      <w:r>
        <w:t>45</w:t>
      </w:r>
      <w:r>
        <w:fldChar w:fldCharType="end"/>
      </w:r>
      <w:r>
        <w:fldChar w:fldCharType="end"/>
      </w:r>
    </w:p>
    <w:p w14:paraId="63229B28">
      <w:pPr>
        <w:pStyle w:val="16"/>
        <w:spacing w:before="0" w:after="0"/>
        <w:rPr>
          <w:rFonts w:asciiTheme="minorHAnsi" w:hAnsiTheme="minorHAnsi" w:eastAsiaTheme="minorEastAsia" w:cstheme="minorBidi"/>
          <w:iCs w:val="0"/>
          <w:sz w:val="22"/>
          <w:szCs w:val="24"/>
          <w14:ligatures w14:val="standardContextual"/>
        </w:rPr>
      </w:pPr>
      <w:r>
        <w:fldChar w:fldCharType="begin"/>
      </w:r>
      <w:r>
        <w:instrText xml:space="preserve"> HYPERLINK \l "_Toc195575053" </w:instrText>
      </w:r>
      <w:r>
        <w:fldChar w:fldCharType="separate"/>
      </w:r>
      <w:r>
        <w:rPr>
          <w:rStyle w:val="38"/>
        </w:rPr>
        <w:t>5.3.2 情感判别架构</w:t>
      </w:r>
      <w:r>
        <w:tab/>
      </w:r>
      <w:r>
        <w:fldChar w:fldCharType="begin"/>
      </w:r>
      <w:r>
        <w:instrText xml:space="preserve"> PAGEREF _Toc195575053 \h </w:instrText>
      </w:r>
      <w:r>
        <w:fldChar w:fldCharType="separate"/>
      </w:r>
      <w:r>
        <w:t>45</w:t>
      </w:r>
      <w:r>
        <w:fldChar w:fldCharType="end"/>
      </w:r>
      <w:r>
        <w:fldChar w:fldCharType="end"/>
      </w:r>
    </w:p>
    <w:p w14:paraId="41A73156">
      <w:pPr>
        <w:pStyle w:val="16"/>
        <w:spacing w:before="0" w:after="0"/>
        <w:rPr>
          <w:rFonts w:asciiTheme="minorHAnsi" w:hAnsiTheme="minorHAnsi" w:eastAsiaTheme="minorEastAsia" w:cstheme="minorBidi"/>
          <w:iCs w:val="0"/>
          <w:sz w:val="22"/>
          <w:szCs w:val="24"/>
          <w14:ligatures w14:val="standardContextual"/>
        </w:rPr>
      </w:pPr>
      <w:r>
        <w:fldChar w:fldCharType="begin"/>
      </w:r>
      <w:r>
        <w:instrText xml:space="preserve"> HYPERLINK \l "_Toc195575054" </w:instrText>
      </w:r>
      <w:r>
        <w:fldChar w:fldCharType="separate"/>
      </w:r>
      <w:r>
        <w:rPr>
          <w:rStyle w:val="38"/>
        </w:rPr>
        <w:t>5.3.3 综合分析</w:t>
      </w:r>
      <w:r>
        <w:tab/>
      </w:r>
      <w:r>
        <w:fldChar w:fldCharType="begin"/>
      </w:r>
      <w:r>
        <w:instrText xml:space="preserve"> PAGEREF _Toc195575054 \h </w:instrText>
      </w:r>
      <w:r>
        <w:fldChar w:fldCharType="separate"/>
      </w:r>
      <w:r>
        <w:t>46</w:t>
      </w:r>
      <w:r>
        <w:fldChar w:fldCharType="end"/>
      </w:r>
      <w:r>
        <w:fldChar w:fldCharType="end"/>
      </w:r>
    </w:p>
    <w:p w14:paraId="461C87FC">
      <w:pPr>
        <w:pStyle w:val="26"/>
        <w:spacing w:before="0" w:after="0"/>
        <w:rPr>
          <w:rFonts w:asciiTheme="minorHAnsi" w:hAnsiTheme="minorHAnsi" w:eastAsiaTheme="minorEastAsia" w:cstheme="minorBidi"/>
          <w:smallCaps w:val="0"/>
          <w:sz w:val="22"/>
          <w:szCs w:val="24"/>
          <w14:ligatures w14:val="standardContextual"/>
        </w:rPr>
      </w:pPr>
      <w:r>
        <w:fldChar w:fldCharType="begin"/>
      </w:r>
      <w:r>
        <w:instrText xml:space="preserve"> HYPERLINK \l "_Toc195575055" </w:instrText>
      </w:r>
      <w:r>
        <w:fldChar w:fldCharType="separate"/>
      </w:r>
      <w:r>
        <w:rPr>
          <w:rStyle w:val="38"/>
          <w:rFonts w:ascii="黑体" w:hAnsi="黑体"/>
        </w:rPr>
        <w:t>5.4</w:t>
      </w:r>
      <w:r>
        <w:rPr>
          <w:rStyle w:val="38"/>
        </w:rPr>
        <w:t xml:space="preserve"> BERT模型评估</w:t>
      </w:r>
      <w:r>
        <w:tab/>
      </w:r>
      <w:r>
        <w:fldChar w:fldCharType="begin"/>
      </w:r>
      <w:r>
        <w:instrText xml:space="preserve"> PAGEREF _Toc195575055 \h </w:instrText>
      </w:r>
      <w:r>
        <w:fldChar w:fldCharType="separate"/>
      </w:r>
      <w:r>
        <w:t>47</w:t>
      </w:r>
      <w:r>
        <w:fldChar w:fldCharType="end"/>
      </w:r>
      <w:r>
        <w:fldChar w:fldCharType="end"/>
      </w:r>
    </w:p>
    <w:p w14:paraId="4F999CEC">
      <w:pPr>
        <w:pStyle w:val="16"/>
        <w:spacing w:before="0" w:after="0"/>
        <w:rPr>
          <w:rFonts w:asciiTheme="minorHAnsi" w:hAnsiTheme="minorHAnsi" w:eastAsiaTheme="minorEastAsia" w:cstheme="minorBidi"/>
          <w:iCs w:val="0"/>
          <w:sz w:val="22"/>
          <w:szCs w:val="24"/>
          <w14:ligatures w14:val="standardContextual"/>
        </w:rPr>
      </w:pPr>
      <w:r>
        <w:fldChar w:fldCharType="begin"/>
      </w:r>
      <w:r>
        <w:instrText xml:space="preserve"> HYPERLINK \l "_Toc195575056" </w:instrText>
      </w:r>
      <w:r>
        <w:fldChar w:fldCharType="separate"/>
      </w:r>
      <w:r>
        <w:rPr>
          <w:rStyle w:val="38"/>
        </w:rPr>
        <w:t>5.4.1 混淆矩阵</w:t>
      </w:r>
      <w:r>
        <w:tab/>
      </w:r>
      <w:r>
        <w:fldChar w:fldCharType="begin"/>
      </w:r>
      <w:r>
        <w:instrText xml:space="preserve"> PAGEREF _Toc195575056 \h </w:instrText>
      </w:r>
      <w:r>
        <w:fldChar w:fldCharType="separate"/>
      </w:r>
      <w:r>
        <w:t>47</w:t>
      </w:r>
      <w:r>
        <w:fldChar w:fldCharType="end"/>
      </w:r>
      <w:r>
        <w:fldChar w:fldCharType="end"/>
      </w:r>
    </w:p>
    <w:p w14:paraId="5325E36C">
      <w:pPr>
        <w:pStyle w:val="16"/>
        <w:spacing w:before="0" w:after="0"/>
        <w:rPr>
          <w:rFonts w:asciiTheme="minorHAnsi" w:hAnsiTheme="minorHAnsi" w:eastAsiaTheme="minorEastAsia" w:cstheme="minorBidi"/>
          <w:iCs w:val="0"/>
          <w:sz w:val="22"/>
          <w:szCs w:val="24"/>
          <w14:ligatures w14:val="standardContextual"/>
        </w:rPr>
      </w:pPr>
      <w:r>
        <w:fldChar w:fldCharType="begin"/>
      </w:r>
      <w:r>
        <w:instrText xml:space="preserve"> HYPERLINK \l "_Toc195575057" </w:instrText>
      </w:r>
      <w:r>
        <w:fldChar w:fldCharType="separate"/>
      </w:r>
      <w:r>
        <w:rPr>
          <w:rStyle w:val="38"/>
        </w:rPr>
        <w:t>5.4.2 交叉验证</w:t>
      </w:r>
      <w:r>
        <w:tab/>
      </w:r>
      <w:r>
        <w:fldChar w:fldCharType="begin"/>
      </w:r>
      <w:r>
        <w:instrText xml:space="preserve"> PAGEREF _Toc195575057 \h </w:instrText>
      </w:r>
      <w:r>
        <w:fldChar w:fldCharType="separate"/>
      </w:r>
      <w:r>
        <w:t>48</w:t>
      </w:r>
      <w:r>
        <w:fldChar w:fldCharType="end"/>
      </w:r>
      <w:r>
        <w:fldChar w:fldCharType="end"/>
      </w:r>
    </w:p>
    <w:p w14:paraId="6F929055">
      <w:pPr>
        <w:pStyle w:val="16"/>
        <w:spacing w:before="0" w:after="0"/>
        <w:rPr>
          <w:rFonts w:asciiTheme="minorHAnsi" w:hAnsiTheme="minorHAnsi" w:eastAsiaTheme="minorEastAsia" w:cstheme="minorBidi"/>
          <w:iCs w:val="0"/>
          <w:sz w:val="22"/>
          <w:szCs w:val="24"/>
          <w14:ligatures w14:val="standardContextual"/>
        </w:rPr>
      </w:pPr>
      <w:r>
        <w:fldChar w:fldCharType="begin"/>
      </w:r>
      <w:r>
        <w:instrText xml:space="preserve"> HYPERLINK \l "_Toc195575058" </w:instrText>
      </w:r>
      <w:r>
        <w:fldChar w:fldCharType="separate"/>
      </w:r>
      <w:r>
        <w:rPr>
          <w:rStyle w:val="38"/>
        </w:rPr>
        <w:t>5.4.3 模型指标</w:t>
      </w:r>
      <w:r>
        <w:tab/>
      </w:r>
      <w:r>
        <w:fldChar w:fldCharType="begin"/>
      </w:r>
      <w:r>
        <w:instrText xml:space="preserve"> PAGEREF _Toc195575058 \h </w:instrText>
      </w:r>
      <w:r>
        <w:fldChar w:fldCharType="separate"/>
      </w:r>
      <w:r>
        <w:t>49</w:t>
      </w:r>
      <w:r>
        <w:fldChar w:fldCharType="end"/>
      </w:r>
      <w:r>
        <w:fldChar w:fldCharType="end"/>
      </w:r>
    </w:p>
    <w:p w14:paraId="64B7EE82">
      <w:pPr>
        <w:pStyle w:val="23"/>
        <w:spacing w:before="0" w:after="0" w:line="240" w:lineRule="auto"/>
        <w:rPr>
          <w:rFonts w:asciiTheme="minorHAnsi" w:hAnsiTheme="minorHAnsi" w:eastAsiaTheme="minorEastAsia" w:cstheme="minorBidi"/>
          <w:b w:val="0"/>
          <w:caps w:val="0"/>
          <w:sz w:val="22"/>
          <w:szCs w:val="24"/>
          <w14:ligatures w14:val="standardContextual"/>
        </w:rPr>
      </w:pPr>
      <w:r>
        <w:fldChar w:fldCharType="begin"/>
      </w:r>
      <w:r>
        <w:instrText xml:space="preserve"> HYPERLINK \l "_Toc195575059" </w:instrText>
      </w:r>
      <w:r>
        <w:fldChar w:fldCharType="separate"/>
      </w:r>
      <w:r>
        <w:rPr>
          <w:rStyle w:val="38"/>
        </w:rPr>
        <w:t>6 工作总结和心得体会</w:t>
      </w:r>
      <w:r>
        <w:tab/>
      </w:r>
      <w:r>
        <w:fldChar w:fldCharType="begin"/>
      </w:r>
      <w:r>
        <w:instrText xml:space="preserve"> PAGEREF _Toc195575059 \h </w:instrText>
      </w:r>
      <w:r>
        <w:fldChar w:fldCharType="separate"/>
      </w:r>
      <w:r>
        <w:t>51</w:t>
      </w:r>
      <w:r>
        <w:fldChar w:fldCharType="end"/>
      </w:r>
      <w:r>
        <w:fldChar w:fldCharType="end"/>
      </w:r>
    </w:p>
    <w:p w14:paraId="7F45E523">
      <w:pPr>
        <w:pStyle w:val="26"/>
        <w:spacing w:before="0" w:after="0"/>
        <w:rPr>
          <w:rFonts w:asciiTheme="minorHAnsi" w:hAnsiTheme="minorHAnsi" w:eastAsiaTheme="minorEastAsia" w:cstheme="minorBidi"/>
          <w:smallCaps w:val="0"/>
          <w:sz w:val="22"/>
          <w:szCs w:val="24"/>
          <w14:ligatures w14:val="standardContextual"/>
        </w:rPr>
      </w:pPr>
      <w:r>
        <w:fldChar w:fldCharType="begin"/>
      </w:r>
      <w:r>
        <w:instrText xml:space="preserve"> HYPERLINK \l "_Toc195575060" </w:instrText>
      </w:r>
      <w:r>
        <w:fldChar w:fldCharType="separate"/>
      </w:r>
      <w:r>
        <w:rPr>
          <w:rStyle w:val="38"/>
          <w:rFonts w:ascii="黑体" w:hAnsi="黑体"/>
        </w:rPr>
        <w:t>6.1</w:t>
      </w:r>
      <w:r>
        <w:rPr>
          <w:rStyle w:val="38"/>
        </w:rPr>
        <w:t xml:space="preserve"> 工作总结</w:t>
      </w:r>
      <w:r>
        <w:tab/>
      </w:r>
      <w:r>
        <w:fldChar w:fldCharType="begin"/>
      </w:r>
      <w:r>
        <w:instrText xml:space="preserve"> PAGEREF _Toc195575060 \h </w:instrText>
      </w:r>
      <w:r>
        <w:fldChar w:fldCharType="separate"/>
      </w:r>
      <w:r>
        <w:t>51</w:t>
      </w:r>
      <w:r>
        <w:fldChar w:fldCharType="end"/>
      </w:r>
      <w:r>
        <w:fldChar w:fldCharType="end"/>
      </w:r>
    </w:p>
    <w:p w14:paraId="37746FD8">
      <w:pPr>
        <w:pStyle w:val="26"/>
        <w:spacing w:before="0" w:after="0"/>
        <w:rPr>
          <w:rFonts w:asciiTheme="minorHAnsi" w:hAnsiTheme="minorHAnsi" w:eastAsiaTheme="minorEastAsia" w:cstheme="minorBidi"/>
          <w:smallCaps w:val="0"/>
          <w:sz w:val="22"/>
          <w:szCs w:val="24"/>
          <w14:ligatures w14:val="standardContextual"/>
        </w:rPr>
      </w:pPr>
      <w:r>
        <w:fldChar w:fldCharType="begin"/>
      </w:r>
      <w:r>
        <w:instrText xml:space="preserve"> HYPERLINK \l "_Toc195575061" </w:instrText>
      </w:r>
      <w:r>
        <w:fldChar w:fldCharType="separate"/>
      </w:r>
      <w:r>
        <w:rPr>
          <w:rStyle w:val="38"/>
          <w:rFonts w:ascii="黑体" w:hAnsi="黑体"/>
        </w:rPr>
        <w:t>6.2</w:t>
      </w:r>
      <w:r>
        <w:rPr>
          <w:rStyle w:val="38"/>
        </w:rPr>
        <w:t xml:space="preserve"> 心得体会</w:t>
      </w:r>
      <w:r>
        <w:tab/>
      </w:r>
      <w:r>
        <w:fldChar w:fldCharType="begin"/>
      </w:r>
      <w:r>
        <w:instrText xml:space="preserve"> PAGEREF _Toc195575061 \h </w:instrText>
      </w:r>
      <w:r>
        <w:fldChar w:fldCharType="separate"/>
      </w:r>
      <w:r>
        <w:t>51</w:t>
      </w:r>
      <w:r>
        <w:fldChar w:fldCharType="end"/>
      </w:r>
      <w:r>
        <w:fldChar w:fldCharType="end"/>
      </w:r>
    </w:p>
    <w:p w14:paraId="08F37C53">
      <w:pPr>
        <w:pStyle w:val="23"/>
        <w:spacing w:before="0" w:after="0" w:line="240" w:lineRule="auto"/>
        <w:rPr>
          <w:rFonts w:asciiTheme="minorHAnsi" w:hAnsiTheme="minorHAnsi" w:eastAsiaTheme="minorEastAsia" w:cstheme="minorBidi"/>
          <w:b w:val="0"/>
          <w:caps w:val="0"/>
          <w:sz w:val="22"/>
          <w:szCs w:val="24"/>
          <w14:ligatures w14:val="standardContextual"/>
        </w:rPr>
      </w:pPr>
      <w:r>
        <w:fldChar w:fldCharType="begin"/>
      </w:r>
      <w:r>
        <w:instrText xml:space="preserve"> HYPERLINK \l "_Toc195575062" </w:instrText>
      </w:r>
      <w:r>
        <w:fldChar w:fldCharType="separate"/>
      </w:r>
      <w:r>
        <w:rPr>
          <w:rStyle w:val="38"/>
        </w:rPr>
        <w:t>参考文献</w:t>
      </w:r>
      <w:r>
        <w:tab/>
      </w:r>
      <w:r>
        <w:fldChar w:fldCharType="begin"/>
      </w:r>
      <w:r>
        <w:instrText xml:space="preserve"> PAGEREF _Toc195575062 \h </w:instrText>
      </w:r>
      <w:r>
        <w:fldChar w:fldCharType="separate"/>
      </w:r>
      <w:r>
        <w:t>52</w:t>
      </w:r>
      <w:r>
        <w:fldChar w:fldCharType="end"/>
      </w:r>
      <w:r>
        <w:fldChar w:fldCharType="end"/>
      </w:r>
    </w:p>
    <w:p w14:paraId="7FF5413C">
      <w:pPr>
        <w:pStyle w:val="23"/>
        <w:spacing w:before="0" w:after="0" w:line="240" w:lineRule="auto"/>
        <w:rPr>
          <w:rFonts w:asciiTheme="minorHAnsi" w:hAnsiTheme="minorHAnsi" w:eastAsiaTheme="minorEastAsia" w:cstheme="minorBidi"/>
          <w:b w:val="0"/>
          <w:caps w:val="0"/>
          <w:sz w:val="22"/>
          <w:szCs w:val="24"/>
          <w14:ligatures w14:val="standardContextual"/>
        </w:rPr>
      </w:pPr>
      <w:r>
        <w:fldChar w:fldCharType="begin"/>
      </w:r>
      <w:r>
        <w:instrText xml:space="preserve"> HYPERLINK \l "_Toc195575063" </w:instrText>
      </w:r>
      <w:r>
        <w:fldChar w:fldCharType="separate"/>
      </w:r>
      <w:r>
        <w:rPr>
          <w:rStyle w:val="38"/>
        </w:rPr>
        <w:t>致  谢</w:t>
      </w:r>
      <w:r>
        <w:tab/>
      </w:r>
      <w:r>
        <w:fldChar w:fldCharType="begin"/>
      </w:r>
      <w:r>
        <w:instrText xml:space="preserve"> PAGEREF _Toc195575063 \h </w:instrText>
      </w:r>
      <w:r>
        <w:fldChar w:fldCharType="separate"/>
      </w:r>
      <w:r>
        <w:t>55</w:t>
      </w:r>
      <w:r>
        <w:fldChar w:fldCharType="end"/>
      </w:r>
      <w:r>
        <w:fldChar w:fldCharType="end"/>
      </w:r>
    </w:p>
    <w:p w14:paraId="7ED486C4">
      <w:pPr>
        <w:sectPr>
          <w:footerReference r:id="rId14" w:type="first"/>
          <w:pgSz w:w="11907" w:h="16840"/>
          <w:pgMar w:top="1440" w:right="1440" w:bottom="1440" w:left="1440" w:header="567" w:footer="851" w:gutter="0"/>
          <w:pgNumType w:fmt="upperRoman" w:start="1"/>
          <w:cols w:space="720" w:num="1"/>
          <w:titlePg/>
          <w:docGrid w:type="linesAndChars" w:linePitch="290" w:charSpace="-3674"/>
        </w:sectPr>
      </w:pPr>
      <w:r>
        <w:rPr>
          <w:b/>
          <w:bCs/>
          <w:lang w:val="zh-CN"/>
        </w:rPr>
        <w:fldChar w:fldCharType="end"/>
      </w:r>
      <w:r>
        <w:fldChar w:fldCharType="begin"/>
      </w:r>
      <w:r>
        <w:instrText xml:space="preserve"> TOC \o "1-5" \h \z \u </w:instrText>
      </w:r>
      <w:r>
        <w:fldChar w:fldCharType="end"/>
      </w:r>
      <w:bookmarkStart w:id="5" w:name="_Toc130202644"/>
    </w:p>
    <w:p w14:paraId="3A4303AA">
      <w:pPr>
        <w:pStyle w:val="2"/>
        <w:jc w:val="center"/>
        <w:pPrChange w:id="4" w:author="scu" w:date="2025-04-16T08:48:00Z">
          <w:pPr>
            <w:pStyle w:val="2"/>
            <w:jc w:val="left"/>
          </w:pPr>
        </w:pPrChange>
      </w:pPr>
      <w:bookmarkStart w:id="6" w:name="_Ref130208393"/>
      <w:bookmarkStart w:id="7" w:name="_Toc36193137"/>
      <w:bookmarkStart w:id="8" w:name="_Toc195574994"/>
      <w:r>
        <w:rPr>
          <w:rFonts w:hint="eastAsia"/>
        </w:rPr>
        <w:t>绪论</w:t>
      </w:r>
      <w:bookmarkEnd w:id="5"/>
      <w:bookmarkEnd w:id="6"/>
      <w:bookmarkEnd w:id="7"/>
      <w:bookmarkEnd w:id="8"/>
    </w:p>
    <w:p w14:paraId="37F07157">
      <w:pPr>
        <w:pStyle w:val="56"/>
        <w:jc w:val="left"/>
      </w:pPr>
      <w:bookmarkStart w:id="9" w:name="_Toc36193138"/>
      <w:r>
        <w:rPr>
          <w:rFonts w:hint="eastAsia"/>
        </w:rPr>
        <w:t xml:space="preserve"> </w:t>
      </w:r>
      <w:bookmarkStart w:id="10" w:name="_Toc195574995"/>
      <w:r>
        <w:rPr>
          <w:rFonts w:hint="eastAsia"/>
        </w:rPr>
        <w:t>研究背景</w:t>
      </w:r>
      <w:bookmarkEnd w:id="9"/>
      <w:bookmarkEnd w:id="10"/>
    </w:p>
    <w:p w14:paraId="1E38F59E">
      <w:pPr>
        <w:pStyle w:val="10"/>
        <w:ind w:firstLine="442"/>
      </w:pPr>
      <w:commentRangeStart w:id="2"/>
      <w:r>
        <w:rPr>
          <w:rFonts w:hint="eastAsia"/>
        </w:rPr>
        <w:t>随着国民生活水平不断提高，人民对美好生活的向往愈加浓烈。娱乐方式呈现出多样化趋势，其中走进电影院观影成了这其中必不可少的一种娱乐方式[1]。但是如何创作出吸引人的好电影也就成为了令不少电影导演头疼的问题，同时在众多院线大片中如何选择一部好电影进行观看也是观影人员需要思考的问题。随着互联网和社交媒体的快速发展，电影影评已经成为观众表达观影体验的重要渠道[2, 3]。海量的评论文本数据蕴含着丰富的情感信息，对电影制作方、发行方和观众都具有重要的价值。然后人工分析这些评论不仅耗时费力，而且难以实现大规模处理。因此，利用自然语言处理技术自动分析电影评论的情感倾向成为了研究热点[4, 5]。</w:t>
      </w:r>
      <w:commentRangeEnd w:id="2"/>
      <w:r>
        <w:rPr>
          <w:rStyle w:val="39"/>
          <w:rFonts w:ascii="Times New Roman" w:hAnsi="Times New Roman" w:cs="Times New Roman"/>
        </w:rPr>
        <w:commentReference w:id="2"/>
      </w:r>
    </w:p>
    <w:p w14:paraId="0A336E2B">
      <w:pPr>
        <w:pStyle w:val="10"/>
        <w:ind w:firstLine="442"/>
      </w:pPr>
      <w:r>
        <w:rPr>
          <w:rFonts w:hint="eastAsia"/>
        </w:rPr>
        <w:t>目前，许多评论分析系统利用自然语言处理技术进行评论情感分析，以实现自动化的检测大众的情绪及意见。其中，利用预训练语言模型进行文本情感分析是比较先进的技术，可以高效地实现自动化的评论理解和分类。其中BERT（Bidirectional Encoder Representations from Transformers）是一种基于Transformer架构的先进语言表示模型，能够通过上下文感知的深度双向编码，有效捕捉文本中的语义和情感特征，完全能够支持中文电影评论情感分析系统的实现。</w:t>
      </w:r>
    </w:p>
    <w:p w14:paraId="72160AD6">
      <w:pPr>
        <w:pStyle w:val="10"/>
        <w:ind w:firstLine="442"/>
      </w:pPr>
      <w:r>
        <w:rPr>
          <w:rFonts w:hint="eastAsia"/>
        </w:rPr>
        <w:t>本项目旨在设计和实现一个基于BERT的中文电影评论情感分析系统，利用自然语言处理技术对中文电影评论进行分析，以实现自动化的检测观众情绪和反馈。该系统将通过对电影影评数据抓取和电影影评情感分析两个模块实现对电影影评的自动化分析。通过本项目研究，可以提高行业人员分析效率和观众人群选择适合自己电影的概率，为电影从业人员提供更高效、更精准的数据分析服务，为观众人群提供更全面的电影分析结果，帮助他们选择适合自己的电影，有助于提升电影从业人员制作更符合大众口味电影的能力和提升观众的观影体验，从而提升人民生活满足感和幸福感。</w:t>
      </w:r>
    </w:p>
    <w:p w14:paraId="52AA9BD1">
      <w:pPr>
        <w:pStyle w:val="56"/>
        <w:jc w:val="left"/>
      </w:pPr>
      <w:commentRangeStart w:id="3"/>
      <w:bookmarkStart w:id="11" w:name="_Toc36193139"/>
      <w:r>
        <w:rPr>
          <w:rFonts w:hint="eastAsia"/>
        </w:rPr>
        <w:t xml:space="preserve"> </w:t>
      </w:r>
      <w:bookmarkEnd w:id="11"/>
      <w:bookmarkStart w:id="12" w:name="_Toc195574996"/>
      <w:r>
        <w:rPr>
          <w:rFonts w:hint="eastAsia"/>
        </w:rPr>
        <w:t>国内外研究现状</w:t>
      </w:r>
      <w:commentRangeEnd w:id="3"/>
      <w:r>
        <w:rPr>
          <w:rStyle w:val="39"/>
          <w:rFonts w:ascii="Times New Roman" w:hAnsi="Times New Roman" w:eastAsia="宋体" w:cs="Times New Roman"/>
          <w:b w:val="0"/>
          <w:bCs w:val="0"/>
        </w:rPr>
        <w:commentReference w:id="3"/>
      </w:r>
      <w:bookmarkEnd w:id="12"/>
    </w:p>
    <w:p w14:paraId="7628864D">
      <w:pPr>
        <w:pStyle w:val="10"/>
        <w:ind w:firstLine="442"/>
      </w:pPr>
      <w:r>
        <w:rPr>
          <w:rFonts w:hint="eastAsia"/>
        </w:rPr>
        <w:t>在过去的几十年里，机器学习和自然语言处理领域的迅速发展促进了各种文本分析系统的出现。这些系统采用了一系列先进的技术，例如CNN、LSTM和BERT等，以实现对大量文本进行自动化处理和分析。</w:t>
      </w:r>
    </w:p>
    <w:p w14:paraId="0BB52EF6">
      <w:pPr>
        <w:pStyle w:val="10"/>
        <w:ind w:firstLine="442"/>
      </w:pPr>
      <w:r>
        <w:rPr>
          <w:rFonts w:hint="eastAsia"/>
        </w:rPr>
        <w:t>国外早期情感分析主要基于监督学习和情感词典方法：Pang et al.</w:t>
      </w:r>
      <w:del w:id="5" w:author="scu" w:date="2025-04-16T09:35:00Z">
        <w:r>
          <w:rPr>
            <w:rFonts w:hint="eastAsia"/>
          </w:rPr>
          <w:delText xml:space="preserve"> (2002)</w:delText>
        </w:r>
      </w:del>
      <w:r>
        <w:rPr>
          <w:rFonts w:hint="eastAsia"/>
        </w:rPr>
        <w:t>首次将机器学习应用于电影评论情感分类，比较了SVM、朴素贝叶斯和最大熵模型在二元情感分类（正面/负面）上的表现。研究发现，使用unigram特征时SVM表现最佳（准确率约82.9%），为后续文本分类任务奠定了基础[6]。情感词典：Taboada et al.</w:t>
      </w:r>
      <w:del w:id="6" w:author="scu" w:date="2025-04-16T09:35:00Z">
        <w:r>
          <w:rPr>
            <w:rFonts w:hint="eastAsia"/>
          </w:rPr>
          <w:delText xml:space="preserve"> (2011)开发</w:delText>
        </w:r>
      </w:del>
      <w:ins w:id="7" w:author="scu" w:date="2025-04-16T09:35:00Z">
        <w:r>
          <w:rPr>
            <w:rFonts w:hint="eastAsia"/>
          </w:rPr>
          <w:t>提出</w:t>
        </w:r>
      </w:ins>
      <w:r>
        <w:rPr>
          <w:rFonts w:hint="eastAsia"/>
        </w:rPr>
        <w:t>了基于SentiWordNet的词典方法，通过计算文本中情感词的极性得分（正/负/中性）来预测整体情感。该方法在商品评论分析中达到约74%的准确率，但面临否定词处理（如"not good"）和上下文依赖的挑战[7]。</w:t>
      </w:r>
    </w:p>
    <w:p w14:paraId="40D757ED">
      <w:pPr>
        <w:pStyle w:val="10"/>
        <w:ind w:firstLine="442"/>
      </w:pPr>
      <w:r>
        <w:rPr>
          <w:rFonts w:hint="eastAsia"/>
        </w:rPr>
        <w:t>随着深度学习兴起，神经网络显著提升了情感分析性能：Kim</w:t>
      </w:r>
      <w:del w:id="8" w:author="scu" w:date="2025-04-16T09:35:00Z">
        <w:r>
          <w:rPr>
            <w:rFonts w:hint="eastAsia"/>
          </w:rPr>
          <w:delText xml:space="preserve"> (2014)</w:delText>
        </w:r>
      </w:del>
      <w:ins w:id="9" w:author="scu" w:date="2025-04-16T09:35:00Z">
        <w:r>
          <w:rPr>
            <w:rFonts w:hint="eastAsia"/>
          </w:rPr>
          <w:t>等人</w:t>
        </w:r>
      </w:ins>
      <w:r>
        <w:rPr>
          <w:rFonts w:hint="eastAsia"/>
        </w:rPr>
        <w:t>提出使用静态词向量（Word2Vec）和卷积神经网络（CNN）提取文本局部特征。在MR电影评论数据集上，单通道CNN达到81.5%的准确率，多通道CNN提升至82.7%[8]。Tang et al.</w:t>
      </w:r>
      <w:del w:id="10" w:author="scu" w:date="2025-04-16T09:35:00Z">
        <w:r>
          <w:rPr>
            <w:rFonts w:hint="eastAsia"/>
          </w:rPr>
          <w:delText xml:space="preserve"> (2015)</w:delText>
        </w:r>
      </w:del>
      <w:r>
        <w:rPr>
          <w:rFonts w:hint="eastAsia"/>
        </w:rPr>
        <w:t>设计了基于长短期记忆网络（LSTM）的模型，通过建模词序依赖关系提升长文本分析效果。在Stanford Sentiment Treebank数据集上，LSTM比CNN的准确率提高约3%[9]。Vaswani et al. (2017)提出的Transformer架构通过自注意力机制（Self-Attention）动态计算词间权重，在机器翻译任务中取得突破，为后续BERT等模型奠定基础[10]。</w:t>
      </w:r>
    </w:p>
    <w:p w14:paraId="205500A8">
      <w:pPr>
        <w:pStyle w:val="10"/>
        <w:ind w:firstLine="442"/>
      </w:pPr>
      <w:r>
        <w:rPr>
          <w:rFonts w:hint="eastAsia"/>
        </w:rPr>
        <w:t>最后在大模型时代，情感分析更是实现了质的飞跃：Devlin et al. (2018)提出的双向Transformer模型通过掩码语言建模（MLM）学习上下文相关表示。在SST-2情感数据集上，BERT-base达到92.7%的准确率，较LSTM提升约10%[11]。Zadeh et al. (2018)构建的CMU-MOSEI数据集包含23,500条YouTube视频片段，涵盖文本、音频和视觉模态。实验表明，多模态融合模型（如TFN）比单模态文本分析的F1值提高15%[12]。</w:t>
      </w:r>
    </w:p>
    <w:p w14:paraId="7806F389">
      <w:pPr>
        <w:pStyle w:val="10"/>
        <w:ind w:firstLine="442"/>
      </w:pPr>
      <w:commentRangeStart w:id="4"/>
      <w:r>
        <w:rPr>
          <w:rFonts w:hint="eastAsia"/>
        </w:rPr>
        <w:t>总结来说，各种自然语言处理技术为情感分析系统的发展提供了基础。这些技术的综合应用使得自动化评估电影影评成为可能。随着机器学习和自然语言处理领域的进一步发展，情感分析系统的性能和准确性将得到持续提高。与此同时，中文语料和多模态分析也将在未来的研究中得到更多的关注。</w:t>
      </w:r>
      <w:commentRangeEnd w:id="4"/>
      <w:r>
        <w:rPr>
          <w:rStyle w:val="39"/>
          <w:rFonts w:ascii="Times New Roman" w:hAnsi="Times New Roman" w:cs="Times New Roman"/>
        </w:rPr>
        <w:commentReference w:id="4"/>
      </w:r>
    </w:p>
    <w:p w14:paraId="3DB9CC0D">
      <w:pPr>
        <w:pStyle w:val="56"/>
        <w:jc w:val="left"/>
      </w:pPr>
      <w:bookmarkStart w:id="13" w:name="_Toc218767022"/>
      <w:bookmarkStart w:id="14" w:name="_Toc195574997"/>
      <w:bookmarkStart w:id="15" w:name="_Toc36193140"/>
      <w:r>
        <w:rPr>
          <w:rFonts w:hint="eastAsia"/>
        </w:rPr>
        <w:t>论文主要工作</w:t>
      </w:r>
      <w:bookmarkEnd w:id="13"/>
      <w:bookmarkEnd w:id="14"/>
      <w:bookmarkEnd w:id="15"/>
      <w:bookmarkStart w:id="16" w:name="_Toc67804967"/>
      <w:bookmarkStart w:id="17" w:name="_Toc67103619"/>
    </w:p>
    <w:p w14:paraId="1BD5DD2D">
      <w:pPr>
        <w:pStyle w:val="10"/>
        <w:ind w:firstLine="442"/>
      </w:pPr>
      <w:commentRangeStart w:id="5"/>
      <w:r>
        <w:rPr>
          <w:rFonts w:hint="eastAsia"/>
        </w:rPr>
        <w:t>本论文的主要工作是实现了一个针对电影评论数据的情感分析系统。在项目中，我构建了一个基于BERT（Bidirectional Encoder Representations from Transformers）模型的中文电影评论情感分析系统。</w:t>
      </w:r>
      <w:commentRangeStart w:id="6"/>
      <w:r>
        <w:rPr>
          <w:rFonts w:hint="eastAsia"/>
        </w:rPr>
        <w:t>此项目</w:t>
      </w:r>
      <w:commentRangeEnd w:id="6"/>
      <w:r>
        <w:rPr>
          <w:rStyle w:val="39"/>
          <w:rFonts w:ascii="Times New Roman" w:hAnsi="Times New Roman" w:cs="Times New Roman"/>
        </w:rPr>
        <w:commentReference w:id="6"/>
      </w:r>
      <w:r>
        <w:rPr>
          <w:rFonts w:hint="eastAsia"/>
        </w:rPr>
        <w:t>不仅实现了对文本情感倾向性的识别，还通过一系列功能模块的设计与实现，提供了全面的用户交互体验和后台管理能力。</w:t>
      </w:r>
      <w:commentRangeEnd w:id="5"/>
      <w:r>
        <w:rPr>
          <w:rStyle w:val="39"/>
          <w:rFonts w:ascii="Times New Roman" w:hAnsi="Times New Roman" w:cs="Times New Roman"/>
        </w:rPr>
        <w:commentReference w:id="5"/>
      </w:r>
    </w:p>
    <w:p w14:paraId="7692C1A4">
      <w:pPr>
        <w:pStyle w:val="10"/>
        <w:ind w:firstLine="442"/>
      </w:pPr>
      <w:r>
        <w:rPr>
          <w:rFonts w:hint="eastAsia"/>
        </w:rPr>
        <w:t>根据不同的功能需求，可以将系统划分为以下六个主要功能模块：</w:t>
      </w:r>
    </w:p>
    <w:p w14:paraId="771B968D">
      <w:pPr>
        <w:pStyle w:val="10"/>
        <w:ind w:firstLine="442"/>
      </w:pPr>
      <w:r>
        <w:rPr>
          <w:rFonts w:hint="eastAsia"/>
        </w:rPr>
        <w:t>（1）用户管理模块：包括用户注册、用户登录、个人信息管理等功能，新用户通过填写用户名、邮箱和密码进行注册，已注册用户通过用户名和密码进行登录，用户可以查看和修改个人信息，包括头像、邮箱等。</w:t>
      </w:r>
    </w:p>
    <w:p w14:paraId="786BA7AA">
      <w:pPr>
        <w:pStyle w:val="10"/>
        <w:ind w:firstLine="442"/>
      </w:pPr>
      <w:r>
        <w:rPr>
          <w:rFonts w:hint="eastAsia"/>
        </w:rPr>
        <w:t>（2）电影管理模块：包括电影信息展示、电影详情等功能，能够展示电影的基本信息，包括标题、类型等，能够展示电影的详细信息，包括简介、评分、评论等。</w:t>
      </w:r>
    </w:p>
    <w:p w14:paraId="550C1C1E">
      <w:pPr>
        <w:pStyle w:val="10"/>
        <w:ind w:firstLine="442"/>
      </w:pPr>
      <w:r>
        <w:rPr>
          <w:rFonts w:hint="eastAsia"/>
        </w:rPr>
        <w:t>（3）评论管理模块：包括评论查看、编辑、删除等功能，用户可以对电影发表评论和评分，页面也能够展示电影的所有评论，支持分页和排序。</w:t>
      </w:r>
    </w:p>
    <w:p w14:paraId="4C9F9260">
      <w:pPr>
        <w:pStyle w:val="10"/>
        <w:ind w:firstLine="442"/>
      </w:pPr>
      <w:r>
        <w:rPr>
          <w:rFonts w:hint="eastAsia"/>
        </w:rPr>
        <w:t>（4）情感分析模块：包括评论情感分析、情感趋势分析等功能，通过使用BERT模型分析评论的情感倾向，展示电影评论的情感趋势变化。</w:t>
      </w:r>
    </w:p>
    <w:p w14:paraId="20BF40CC">
      <w:pPr>
        <w:pStyle w:val="10"/>
        <w:ind w:firstLine="442"/>
      </w:pPr>
      <w:r>
        <w:rPr>
          <w:rFonts w:hint="eastAsia"/>
        </w:rPr>
        <w:t>（5）数据分析模块：包括用户行为分析、电影评分分析、电影数据分析等功能，能够具体分析用户的活跃度、电影数据类型分布等。</w:t>
      </w:r>
    </w:p>
    <w:p w14:paraId="6425965E">
      <w:pPr>
        <w:pStyle w:val="10"/>
        <w:ind w:firstLine="442"/>
      </w:pPr>
      <w:r>
        <w:rPr>
          <w:rFonts w:hint="eastAsia"/>
        </w:rPr>
        <w:t>（6）系统管理模块：包括用户权限管理、数据管理等功能，能够实现RBAC的页面展示，管理员能够管理用户的权限和状态等。</w:t>
      </w:r>
    </w:p>
    <w:p w14:paraId="11068033">
      <w:pPr>
        <w:pStyle w:val="56"/>
        <w:jc w:val="left"/>
      </w:pPr>
      <w:bookmarkStart w:id="18" w:name="_Toc195574998"/>
      <w:bookmarkStart w:id="19" w:name="_Toc218767023"/>
      <w:bookmarkStart w:id="20" w:name="_Toc36193141"/>
      <w:r>
        <w:rPr>
          <w:rFonts w:hint="eastAsia"/>
        </w:rPr>
        <w:t>论文组织与结构</w:t>
      </w:r>
      <w:bookmarkEnd w:id="16"/>
      <w:bookmarkEnd w:id="17"/>
      <w:bookmarkEnd w:id="18"/>
      <w:bookmarkEnd w:id="19"/>
      <w:bookmarkEnd w:id="20"/>
    </w:p>
    <w:p w14:paraId="4170D528">
      <w:pPr>
        <w:pStyle w:val="10"/>
        <w:ind w:firstLine="442"/>
      </w:pPr>
      <w:r>
        <w:rPr>
          <w:rFonts w:hint="eastAsia"/>
        </w:rPr>
        <w:t>本论文</w:t>
      </w:r>
      <w:del w:id="11" w:author="scu" w:date="2025-04-16T09:40:00Z">
        <w:r>
          <w:rPr>
            <w:rFonts w:hint="eastAsia"/>
          </w:rPr>
          <w:delText>主体部分</w:delText>
        </w:r>
      </w:del>
      <w:r>
        <w:rPr>
          <w:rFonts w:hint="eastAsia"/>
        </w:rPr>
        <w:t>由六部分组成，各部分</w:t>
      </w:r>
      <w:del w:id="12" w:author="scu" w:date="2025-04-16T09:40:00Z">
        <w:r>
          <w:rPr>
            <w:rFonts w:hint="eastAsia"/>
          </w:rPr>
          <w:delText>作用</w:delText>
        </w:r>
      </w:del>
      <w:ins w:id="13" w:author="scu" w:date="2025-04-16T09:40:00Z">
        <w:r>
          <w:rPr>
            <w:rFonts w:hint="eastAsia"/>
          </w:rPr>
          <w:t>主要内容</w:t>
        </w:r>
      </w:ins>
      <w:del w:id="14" w:author="scu" w:date="2025-04-16T09:40:00Z">
        <w:r>
          <w:rPr>
            <w:rFonts w:hint="eastAsia"/>
          </w:rPr>
          <w:delText>分别为</w:delText>
        </w:r>
      </w:del>
      <w:ins w:id="15" w:author="scu" w:date="2025-04-16T09:40:00Z">
        <w:r>
          <w:rPr>
            <w:rFonts w:hint="eastAsia"/>
          </w:rPr>
          <w:t>如下</w:t>
        </w:r>
      </w:ins>
      <w:r>
        <w:rPr>
          <w:rFonts w:hint="eastAsia"/>
        </w:rPr>
        <w:t>：</w:t>
      </w:r>
    </w:p>
    <w:p w14:paraId="20AE34F4">
      <w:pPr>
        <w:pStyle w:val="10"/>
        <w:ind w:firstLine="442"/>
      </w:pPr>
      <w:r>
        <w:rPr>
          <w:rFonts w:hint="eastAsia"/>
        </w:rPr>
        <w:t>第一部分：绪论。本章介绍本项目的研究背景，陈述本项目相关的国内外研究现状，最后对本文的主要工作作出介绍。</w:t>
      </w:r>
    </w:p>
    <w:p w14:paraId="56322AD0">
      <w:pPr>
        <w:pStyle w:val="10"/>
        <w:ind w:firstLine="442"/>
      </w:pPr>
      <w:r>
        <w:rPr>
          <w:rFonts w:hint="eastAsia"/>
        </w:rPr>
        <w:t>第二部分：背景知识简介。主要介绍了项目涉及的相关技术知识背景。</w:t>
      </w:r>
    </w:p>
    <w:p w14:paraId="5DA153EA">
      <w:pPr>
        <w:pStyle w:val="10"/>
        <w:ind w:firstLine="442"/>
      </w:pPr>
      <w:r>
        <w:rPr>
          <w:rFonts w:hint="eastAsia"/>
        </w:rPr>
        <w:t>第三部分：系统概要设计。主要介绍了系统设计的概要情况。</w:t>
      </w:r>
    </w:p>
    <w:p w14:paraId="111D167F">
      <w:pPr>
        <w:pStyle w:val="10"/>
        <w:ind w:firstLine="442"/>
      </w:pPr>
      <w:r>
        <w:rPr>
          <w:rFonts w:hint="eastAsia"/>
        </w:rPr>
        <w:t>第四部分：系统详细设计与实现。主要介绍了系统的详细设计流程和实现的具体方法，包括具体功能的实际效果和代码说明。</w:t>
      </w:r>
    </w:p>
    <w:p w14:paraId="23F4BB7D">
      <w:pPr>
        <w:pStyle w:val="10"/>
        <w:ind w:firstLine="442"/>
      </w:pPr>
      <w:r>
        <w:rPr>
          <w:rFonts w:hint="eastAsia"/>
        </w:rPr>
        <w:t>第五部分：实验方法。主要介绍了布署微调后的BERT模型以实现对中文电影评论进行情感分析；以及开发Web应用以实现模型的实际应用。</w:t>
      </w:r>
    </w:p>
    <w:p w14:paraId="7EC96A78">
      <w:pPr>
        <w:pStyle w:val="10"/>
        <w:ind w:firstLine="442"/>
      </w:pPr>
      <w:r>
        <w:rPr>
          <w:rFonts w:hint="eastAsia"/>
        </w:rPr>
        <w:t>第六部分：讨论和体会。本章写出了项目整个开发过程中的感悟和反思，总结了本篇论文的工作和主要贡献并对现存问题和未来发展发表了自己的看法。</w:t>
      </w:r>
    </w:p>
    <w:p w14:paraId="1006896A">
      <w:pPr>
        <w:pStyle w:val="10"/>
        <w:ind w:firstLine="442"/>
      </w:pPr>
      <w:del w:id="16" w:author="scu" w:date="2025-04-16T09:41:00Z">
        <w:r>
          <w:rPr>
            <w:rFonts w:hint="eastAsia"/>
          </w:rPr>
          <w:delText>为了方便读者更进一步了解本文设计的系统项目，也便于有兴趣的读者进行二次开发，本文附录部分给出了项目的需求规格说明书、设计文档、软件测试文档、用户文档说明书以及项目的所有源码。</w:delText>
        </w:r>
      </w:del>
    </w:p>
    <w:p w14:paraId="65D258E2">
      <w:pPr>
        <w:pStyle w:val="2"/>
        <w:jc w:val="left"/>
      </w:pPr>
      <w:r>
        <w:rPr>
          <w:szCs w:val="24"/>
        </w:rPr>
        <w:br w:type="page"/>
      </w:r>
      <w:bookmarkStart w:id="21" w:name="_Toc195574999"/>
      <w:r>
        <w:rPr>
          <w:rFonts w:hint="eastAsia"/>
        </w:rPr>
        <w:t>背景知识简介</w:t>
      </w:r>
      <w:bookmarkEnd w:id="21"/>
    </w:p>
    <w:p w14:paraId="51A8CAD7">
      <w:pPr>
        <w:pStyle w:val="56"/>
        <w:jc w:val="left"/>
      </w:pPr>
      <w:bookmarkStart w:id="22" w:name="_Toc195575000"/>
      <w:commentRangeStart w:id="7"/>
      <w:r>
        <w:rPr>
          <w:rFonts w:hint="eastAsia"/>
        </w:rPr>
        <w:t>NLP</w:t>
      </w:r>
      <w:commentRangeEnd w:id="7"/>
      <w:r>
        <w:rPr>
          <w:rStyle w:val="39"/>
          <w:rFonts w:ascii="Times New Roman" w:hAnsi="Times New Roman" w:eastAsia="宋体" w:cs="Times New Roman"/>
          <w:b w:val="0"/>
          <w:bCs w:val="0"/>
        </w:rPr>
        <w:commentReference w:id="7"/>
      </w:r>
      <w:bookmarkEnd w:id="22"/>
    </w:p>
    <w:p w14:paraId="537A73CB">
      <w:pPr>
        <w:pStyle w:val="10"/>
        <w:ind w:firstLine="442"/>
      </w:pPr>
      <w:r>
        <w:rPr>
          <w:rFonts w:hint="eastAsia"/>
        </w:rPr>
        <w:t>自然语言处理（NLP）作为人工智能领域的重要分支，其核心任务主要围绕语言的理解与生成展开。在文本分类方面，Devlin等人（2019）提出的BERT模型通过预训练双向Transformer架构，显著提升了情感分析和主题识别的性能[11]。序列标注任务如命名实体识别和词性标注，则受益于Vaswani等人（2017）提出的Attention机制[10]，该技术被证明在长序列建模中具有显著优势。文本生成领域的重要突破来自Radford等人（2018）的GPT模型[13]，其自回归架构为机器翻译和自动摘要提供了新范式。问答系统的发展则体现在Brown等人（2020）的工作中[14]，他们证明了大语言模型在few-shot问答任务中的卓越表现。</w:t>
      </w:r>
    </w:p>
    <w:p w14:paraId="1BB91CD9">
      <w:pPr>
        <w:pStyle w:val="10"/>
        <w:ind w:firstLine="442"/>
      </w:pPr>
      <w:r>
        <w:rPr>
          <w:rFonts w:hint="eastAsia"/>
        </w:rPr>
        <w:t>在应用场景方面，Liu等人（2019）优化的RoBERTa模型被广泛应用于搜索引擎的排名优化[15]。智能客服系统通过整合Jurafsky和Martin（2021）提出的语言处理框架[16]，实现了更自然的意图识别和对话生成。金融领域的情感分析应用则借鉴了BERT等预训练模型，有效预测市场趋势。医疗文本处理方面，基于Transformer的模型在临床记录实体抽取任务中展现出显著优势。</w:t>
      </w:r>
    </w:p>
    <w:p w14:paraId="27946C1A">
      <w:pPr>
        <w:pStyle w:val="10"/>
        <w:ind w:firstLine="442"/>
      </w:pPr>
      <w:r>
        <w:rPr>
          <w:rFonts w:hint="eastAsia"/>
        </w:rPr>
        <w:t>未来，NLP技术将继续向多模态、低资源适应等方向发展，同时需要解决模型可解释性等重要挑战。这些发展都建立在Devlin、Vaswani等学者提出的基础架构之上，体现了NLP领域理论与应用的紧密结合。</w:t>
      </w:r>
    </w:p>
    <w:p w14:paraId="0403EEED">
      <w:pPr>
        <w:pStyle w:val="56"/>
        <w:jc w:val="left"/>
      </w:pPr>
      <w:bookmarkStart w:id="23" w:name="_Toc195575001"/>
      <w:bookmarkStart w:id="24" w:name="_Toc67804970"/>
      <w:commentRangeStart w:id="8"/>
      <w:r>
        <w:rPr>
          <w:rFonts w:hint="eastAsia"/>
        </w:rPr>
        <w:t>BERT</w:t>
      </w:r>
      <w:bookmarkEnd w:id="23"/>
    </w:p>
    <w:p w14:paraId="25F1A688">
      <w:pPr>
        <w:pStyle w:val="10"/>
        <w:ind w:firstLine="442"/>
      </w:pPr>
      <w:r>
        <w:rPr>
          <w:rFonts w:hint="eastAsia"/>
        </w:rPr>
        <w:t>BERT（Bidirectional Encoder Representations from Transformers）是由Devlin等人[11]于2018年提出的突破性预训练语言模型，其核心创新在于采用双向Transformer编码器结构和掩码语言建模（MLM）任务，使模型能够同时利用上下文信息进行表征学习。与传统的单向语言模型不同，BERT通过随机遮盖输入文本中的部分词汇（通常为15%）并要求模型预测这些被遮盖词，从而学习深层的上下文相关词表征[1]。研究表明，BERT-base（12层）和BERT-large（24层）在11项NLP基准任务上均取得state-of-the-art性能，特别是在GLUE基准测试中平均提升7.7%[11]。后续研究如Liu等人[15]提出的RoBERTa通过优化训练策略（如动态掩码、更大批次训练）进一步提升了模型性能。在应用层面，BERT及其变体已广泛应用于问答系统[17]、文本分类[18]和命名实体识别[19]等任务。然而，BERT仍存在计算资源消耗大[20]和领域适应能力有限[21]等挑战，这促使研究者探索知识蒸馏[22]和参数高效微调[23]等优化方法。当前，基于BERT的架构仍是NLP领域的重要基础，其设计理念深刻影响了后续大语言模型的发展[24]。</w:t>
      </w:r>
      <w:commentRangeEnd w:id="8"/>
      <w:r>
        <w:rPr>
          <w:rStyle w:val="39"/>
          <w:rFonts w:ascii="Times New Roman" w:hAnsi="Times New Roman" w:cs="Times New Roman"/>
        </w:rPr>
        <w:commentReference w:id="8"/>
      </w:r>
    </w:p>
    <w:bookmarkEnd w:id="24"/>
    <w:p w14:paraId="428E7E3B">
      <w:pPr>
        <w:pStyle w:val="56"/>
        <w:jc w:val="left"/>
      </w:pPr>
      <w:bookmarkStart w:id="25" w:name="_Toc195575002"/>
      <w:r>
        <w:rPr>
          <w:rFonts w:hint="eastAsia"/>
        </w:rPr>
        <w:t>MongoDB</w:t>
      </w:r>
      <w:bookmarkEnd w:id="25"/>
    </w:p>
    <w:p w14:paraId="6F8D7A91">
      <w:pPr>
        <w:pStyle w:val="10"/>
        <w:ind w:firstLine="442"/>
      </w:pPr>
      <w:r>
        <w:rPr>
          <w:rFonts w:hint="eastAsia"/>
        </w:rPr>
        <w:t>MongoDB作为一款主流的NoSQL数据库系统，其文档型数据存储架构在应对非结构化数据管理需求方面展现出显著优势[25]。该数据库采用BSON（Binary JSON）格式存储数据，通过灵活的文档模型支持嵌套数据结构，有效解决了传统关系型数据库在模式变更方面的局限性[26]。MongoDB的核心特性包括分片集群架构实现水平扩展、基于WiredTiger存储引擎的高性能读写操作，以及丰富的聚合管道功能支持复杂数据分析[27]。在索引优化方面，MongoDB支持多种索引类型（如单字段、复合、多键和地理空间索引），显著提升了查询效率[28]。安全机制上，其提供了基于角色的访问控制（RBAC）和传输层加密（TLS）等企业级安全特性[29]。实际应用中，MongoDB在物联网时序数据存储、内容管理系统和实时分析场景中表现突出，但面对复杂事务处理时仍存在性能挑战。最新版本通过引入分布式事务支持和增强的聚合操作符持续优化其功能体系，使其在当今多模态数据管理领域保持竞争力[30]。</w:t>
      </w:r>
    </w:p>
    <w:p w14:paraId="21A4046A">
      <w:pPr>
        <w:pStyle w:val="56"/>
        <w:jc w:val="left"/>
      </w:pPr>
      <w:bookmarkStart w:id="26" w:name="_Toc195575003"/>
      <w:r>
        <w:rPr>
          <w:rFonts w:hint="eastAsia"/>
        </w:rPr>
        <w:t>本章小结</w:t>
      </w:r>
      <w:bookmarkEnd w:id="26"/>
    </w:p>
    <w:p w14:paraId="2C4A142D">
      <w:pPr>
        <w:pStyle w:val="10"/>
        <w:ind w:firstLine="442"/>
      </w:pPr>
      <w:r>
        <w:rPr>
          <w:rFonts w:hint="eastAsia"/>
        </w:rPr>
        <w:t>本章介绍了系统中使用的算法和模型。</w:t>
      </w:r>
    </w:p>
    <w:p w14:paraId="30F4C8A2">
      <w:pPr>
        <w:pStyle w:val="2"/>
        <w:jc w:val="left"/>
      </w:pPr>
      <w:r>
        <w:rPr>
          <w:highlight w:val="lightGray"/>
        </w:rPr>
        <w:br w:type="page"/>
      </w:r>
      <w:bookmarkStart w:id="27" w:name="_Toc195575004"/>
      <w:r>
        <w:rPr>
          <w:rFonts w:hint="eastAsia"/>
        </w:rPr>
        <w:t>系统分析与设计</w:t>
      </w:r>
      <w:bookmarkEnd w:id="27"/>
    </w:p>
    <w:p w14:paraId="39C1B0DD">
      <w:pPr>
        <w:pStyle w:val="56"/>
        <w:jc w:val="left"/>
      </w:pPr>
      <w:bookmarkStart w:id="28" w:name="_Toc195575005"/>
      <w:r>
        <w:rPr>
          <w:rFonts w:hint="eastAsia"/>
        </w:rPr>
        <w:t>系统需求分析</w:t>
      </w:r>
      <w:del w:id="17" w:author="scu" w:date="2025-04-16T09:49:00Z">
        <w:r>
          <w:rPr>
            <w:rFonts w:hint="eastAsia"/>
          </w:rPr>
          <w:delText>与建模</w:delText>
        </w:r>
        <w:bookmarkEnd w:id="28"/>
      </w:del>
    </w:p>
    <w:p w14:paraId="56AAE919">
      <w:pPr>
        <w:pStyle w:val="59"/>
        <w:spacing w:before="291"/>
        <w:jc w:val="left"/>
      </w:pPr>
      <w:bookmarkStart w:id="29" w:name="_Toc195575006"/>
      <w:r>
        <w:rPr>
          <w:rFonts w:hint="eastAsia"/>
        </w:rPr>
        <w:t>系统需求概述</w:t>
      </w:r>
      <w:bookmarkEnd w:id="29"/>
    </w:p>
    <w:p w14:paraId="75BD439D">
      <w:pPr>
        <w:pStyle w:val="10"/>
        <w:ind w:firstLine="442"/>
      </w:pPr>
      <w:r>
        <w:rPr>
          <w:rFonts w:hint="eastAsia"/>
        </w:rPr>
        <w:t>本系统旨在通过BERT预训练模型对中文电影评论进行情感分析，在通过爬取互联网上公开的电影数据后，系统需要能够对中文电影评论数据进行数据清洗、评论分词等操作</w:t>
      </w:r>
      <w:commentRangeStart w:id="9"/>
      <w:r>
        <w:rPr>
          <w:rFonts w:hint="eastAsia"/>
        </w:rPr>
        <w:t>，随后通过BERT模型进行情感分析</w:t>
      </w:r>
      <w:commentRangeEnd w:id="9"/>
      <w:r>
        <w:rPr>
          <w:rStyle w:val="39"/>
          <w:rFonts w:ascii="Times New Roman" w:hAnsi="Times New Roman" w:cs="Times New Roman"/>
        </w:rPr>
        <w:commentReference w:id="9"/>
      </w:r>
      <w:r>
        <w:rPr>
          <w:rFonts w:hint="eastAsia"/>
        </w:rPr>
        <w:t>，计算评论情感指数，</w:t>
      </w:r>
      <w:commentRangeStart w:id="10"/>
      <w:r>
        <w:rPr>
          <w:rFonts w:hint="eastAsia"/>
        </w:rPr>
        <w:t>将评论数据可视化</w:t>
      </w:r>
      <w:commentRangeEnd w:id="10"/>
      <w:r>
        <w:rPr>
          <w:rStyle w:val="39"/>
          <w:rFonts w:ascii="Times New Roman" w:hAnsi="Times New Roman" w:cs="Times New Roman"/>
        </w:rPr>
        <w:commentReference w:id="10"/>
      </w:r>
      <w:r>
        <w:rPr>
          <w:rFonts w:hint="eastAsia"/>
        </w:rPr>
        <w:t>，最后通过结合电影数据综合展示。</w:t>
      </w:r>
    </w:p>
    <w:p w14:paraId="78D7CE93">
      <w:pPr>
        <w:pStyle w:val="59"/>
        <w:spacing w:before="291"/>
        <w:jc w:val="left"/>
      </w:pPr>
      <w:commentRangeStart w:id="11"/>
      <w:bookmarkStart w:id="30" w:name="_Toc195575007"/>
      <w:r>
        <w:rPr>
          <w:rFonts w:hint="eastAsia"/>
        </w:rPr>
        <w:t>需求清单</w:t>
      </w:r>
      <w:commentRangeEnd w:id="11"/>
      <w:r>
        <w:rPr>
          <w:rStyle w:val="39"/>
          <w:rFonts w:ascii="Times New Roman" w:hAnsi="Times New Roman" w:eastAsia="宋体"/>
          <w:b w:val="0"/>
          <w:bCs w:val="0"/>
        </w:rPr>
        <w:commentReference w:id="11"/>
      </w:r>
      <w:bookmarkEnd w:id="30"/>
    </w:p>
    <w:p w14:paraId="0A1CD704">
      <w:pPr>
        <w:pStyle w:val="9"/>
        <w:keepNext/>
      </w:pP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1</w:t>
      </w:r>
      <w:r>
        <w:fldChar w:fldCharType="end"/>
      </w:r>
      <w:r>
        <w:rPr>
          <w:rFonts w:hint="eastAsia"/>
        </w:rPr>
        <w:t xml:space="preserve"> 需求功能清单</w:t>
      </w:r>
    </w:p>
    <w:tbl>
      <w:tblPr>
        <w:tblStyle w:val="31"/>
        <w:tblW w:w="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43F0DE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tcBorders>
              <w:left w:val="nil"/>
              <w:bottom w:val="single" w:color="auto" w:sz="4" w:space="0"/>
            </w:tcBorders>
            <w:shd w:val="clear" w:color="auto" w:fill="auto"/>
          </w:tcPr>
          <w:p w14:paraId="0F716070">
            <w:pPr>
              <w:spacing w:line="400" w:lineRule="exact"/>
              <w:jc w:val="center"/>
              <w:rPr>
                <w:rFonts w:ascii="宋体" w:hAnsi="宋体"/>
                <w:szCs w:val="21"/>
              </w:rPr>
            </w:pPr>
            <w:r>
              <w:rPr>
                <w:rFonts w:hint="eastAsia" w:ascii="宋体" w:hAnsi="宋体"/>
                <w:szCs w:val="21"/>
              </w:rPr>
              <w:t>模块</w:t>
            </w:r>
          </w:p>
        </w:tc>
        <w:tc>
          <w:tcPr>
            <w:tcW w:w="2841" w:type="dxa"/>
            <w:tcBorders>
              <w:bottom w:val="single" w:color="auto" w:sz="4" w:space="0"/>
            </w:tcBorders>
            <w:shd w:val="clear" w:color="auto" w:fill="auto"/>
          </w:tcPr>
          <w:p w14:paraId="0B8D7412">
            <w:pPr>
              <w:spacing w:line="400" w:lineRule="exact"/>
              <w:jc w:val="center"/>
              <w:rPr>
                <w:rFonts w:ascii="宋体" w:hAnsi="宋体"/>
                <w:szCs w:val="21"/>
              </w:rPr>
            </w:pPr>
            <w:r>
              <w:rPr>
                <w:rFonts w:hint="eastAsia" w:ascii="宋体" w:hAnsi="宋体"/>
                <w:szCs w:val="21"/>
              </w:rPr>
              <w:t>功能</w:t>
            </w:r>
          </w:p>
        </w:tc>
        <w:tc>
          <w:tcPr>
            <w:tcW w:w="2841" w:type="dxa"/>
            <w:tcBorders>
              <w:bottom w:val="single" w:color="auto" w:sz="4" w:space="0"/>
              <w:right w:val="nil"/>
            </w:tcBorders>
            <w:shd w:val="clear" w:color="auto" w:fill="auto"/>
          </w:tcPr>
          <w:p w14:paraId="4CAA7FAD">
            <w:pPr>
              <w:spacing w:line="400" w:lineRule="exact"/>
              <w:jc w:val="center"/>
              <w:rPr>
                <w:rFonts w:ascii="宋体" w:hAnsi="宋体"/>
                <w:szCs w:val="21"/>
              </w:rPr>
            </w:pPr>
            <w:r>
              <w:rPr>
                <w:rFonts w:hint="eastAsia" w:ascii="宋体" w:hAnsi="宋体"/>
                <w:szCs w:val="21"/>
              </w:rPr>
              <w:t>功能描述</w:t>
            </w:r>
          </w:p>
        </w:tc>
      </w:tr>
      <w:tr w14:paraId="603099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Merge w:val="restart"/>
            <w:tcBorders>
              <w:top w:val="single" w:color="auto" w:sz="4" w:space="0"/>
              <w:left w:val="nil"/>
            </w:tcBorders>
            <w:shd w:val="clear" w:color="auto" w:fill="auto"/>
            <w:vAlign w:val="center"/>
          </w:tcPr>
          <w:p w14:paraId="0AA6C91B">
            <w:pPr>
              <w:spacing w:line="400" w:lineRule="exact"/>
              <w:jc w:val="center"/>
              <w:rPr>
                <w:rFonts w:ascii="宋体" w:hAnsi="宋体"/>
                <w:szCs w:val="21"/>
              </w:rPr>
            </w:pPr>
            <w:bookmarkStart w:id="31" w:name="_Hlk134666115"/>
            <w:r>
              <w:t>用户管理</w:t>
            </w:r>
          </w:p>
        </w:tc>
        <w:tc>
          <w:tcPr>
            <w:tcW w:w="2841" w:type="dxa"/>
            <w:tcBorders>
              <w:top w:val="single" w:color="auto" w:sz="4" w:space="0"/>
              <w:left w:val="single" w:color="auto" w:sz="4" w:space="0"/>
              <w:bottom w:val="single" w:color="auto" w:sz="4" w:space="0"/>
              <w:right w:val="single" w:color="auto" w:sz="4" w:space="0"/>
            </w:tcBorders>
            <w:shd w:val="clear" w:color="auto" w:fill="auto"/>
            <w:vAlign w:val="center"/>
          </w:tcPr>
          <w:p w14:paraId="3B7DD1B2">
            <w:pPr>
              <w:spacing w:line="400" w:lineRule="exact"/>
              <w:jc w:val="center"/>
              <w:rPr>
                <w:rFonts w:ascii="宋体" w:hAnsi="宋体"/>
                <w:szCs w:val="21"/>
              </w:rPr>
            </w:pPr>
            <w:r>
              <w:rPr>
                <w:rFonts w:ascii="宋体" w:hAnsi="宋体"/>
                <w:szCs w:val="21"/>
              </w:rPr>
              <w:t>用户注册</w:t>
            </w:r>
          </w:p>
        </w:tc>
        <w:tc>
          <w:tcPr>
            <w:tcW w:w="2841" w:type="dxa"/>
            <w:tcBorders>
              <w:top w:val="single" w:color="auto" w:sz="4" w:space="0"/>
              <w:left w:val="single" w:color="auto" w:sz="4" w:space="0"/>
              <w:bottom w:val="single" w:color="auto" w:sz="4" w:space="0"/>
              <w:right w:val="nil"/>
            </w:tcBorders>
            <w:shd w:val="clear" w:color="auto" w:fill="auto"/>
          </w:tcPr>
          <w:p w14:paraId="64E27F0A">
            <w:pPr>
              <w:spacing w:line="400" w:lineRule="exact"/>
              <w:rPr>
                <w:rFonts w:ascii="宋体" w:hAnsi="宋体"/>
                <w:szCs w:val="21"/>
              </w:rPr>
            </w:pPr>
            <w:r>
              <w:rPr>
                <w:rFonts w:ascii="宋体" w:hAnsi="宋体"/>
                <w:szCs w:val="21"/>
              </w:rPr>
              <w:t>新用户通过填写用户名、邮箱和密码进行注册</w:t>
            </w:r>
          </w:p>
        </w:tc>
      </w:tr>
      <w:bookmarkEnd w:id="31"/>
      <w:tr w14:paraId="6005DF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Merge w:val="continue"/>
            <w:tcBorders>
              <w:left w:val="nil"/>
            </w:tcBorders>
            <w:shd w:val="clear" w:color="auto" w:fill="auto"/>
            <w:vAlign w:val="center"/>
          </w:tcPr>
          <w:p w14:paraId="43822D52">
            <w:pPr>
              <w:pStyle w:val="78"/>
              <w:jc w:val="center"/>
              <w:rPr>
                <w:rFonts w:ascii="宋体" w:hAnsi="宋体" w:eastAsia="宋体"/>
                <w:sz w:val="21"/>
                <w:szCs w:val="21"/>
                <w:lang w:eastAsia="zh-CN"/>
              </w:rPr>
            </w:pPr>
          </w:p>
        </w:tc>
        <w:tc>
          <w:tcPr>
            <w:tcW w:w="2841" w:type="dxa"/>
            <w:tcBorders>
              <w:top w:val="single" w:color="auto" w:sz="4" w:space="0"/>
              <w:left w:val="single" w:color="auto" w:sz="4" w:space="0"/>
              <w:bottom w:val="single" w:color="auto" w:sz="4" w:space="0"/>
              <w:right w:val="single" w:color="auto" w:sz="4" w:space="0"/>
            </w:tcBorders>
            <w:shd w:val="clear" w:color="auto" w:fill="auto"/>
            <w:vAlign w:val="center"/>
          </w:tcPr>
          <w:p w14:paraId="74118458">
            <w:pPr>
              <w:spacing w:line="400" w:lineRule="exact"/>
              <w:jc w:val="center"/>
              <w:rPr>
                <w:rFonts w:ascii="宋体" w:hAnsi="宋体"/>
                <w:szCs w:val="21"/>
              </w:rPr>
            </w:pPr>
            <w:r>
              <w:rPr>
                <w:rFonts w:ascii="宋体" w:hAnsi="宋体"/>
                <w:szCs w:val="21"/>
              </w:rPr>
              <w:t>用户登录</w:t>
            </w:r>
          </w:p>
        </w:tc>
        <w:tc>
          <w:tcPr>
            <w:tcW w:w="2841" w:type="dxa"/>
            <w:tcBorders>
              <w:top w:val="single" w:color="auto" w:sz="4" w:space="0"/>
              <w:left w:val="single" w:color="auto" w:sz="4" w:space="0"/>
              <w:bottom w:val="single" w:color="auto" w:sz="4" w:space="0"/>
              <w:right w:val="nil"/>
            </w:tcBorders>
            <w:shd w:val="clear" w:color="auto" w:fill="auto"/>
          </w:tcPr>
          <w:p w14:paraId="5F0F10D7">
            <w:pPr>
              <w:spacing w:line="400" w:lineRule="exact"/>
              <w:jc w:val="center"/>
              <w:rPr>
                <w:rFonts w:ascii="宋体" w:hAnsi="宋体"/>
                <w:szCs w:val="21"/>
              </w:rPr>
            </w:pPr>
            <w:r>
              <w:rPr>
                <w:rFonts w:ascii="宋体" w:hAnsi="宋体"/>
                <w:szCs w:val="21"/>
              </w:rPr>
              <w:t>已注册用户通过用户名和密码进行登录</w:t>
            </w:r>
          </w:p>
        </w:tc>
      </w:tr>
      <w:tr w14:paraId="4E6A2B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Merge w:val="continue"/>
            <w:tcBorders>
              <w:left w:val="nil"/>
              <w:bottom w:val="single" w:color="auto" w:sz="4" w:space="0"/>
            </w:tcBorders>
            <w:shd w:val="clear" w:color="auto" w:fill="auto"/>
            <w:vAlign w:val="center"/>
          </w:tcPr>
          <w:p w14:paraId="5C4C9780">
            <w:pPr>
              <w:pStyle w:val="78"/>
              <w:jc w:val="center"/>
              <w:rPr>
                <w:rFonts w:ascii="宋体" w:hAnsi="宋体" w:eastAsia="宋体"/>
                <w:sz w:val="21"/>
                <w:szCs w:val="21"/>
                <w:lang w:eastAsia="zh-CN"/>
              </w:rPr>
            </w:pPr>
          </w:p>
        </w:tc>
        <w:tc>
          <w:tcPr>
            <w:tcW w:w="2841" w:type="dxa"/>
            <w:tcBorders>
              <w:top w:val="single" w:color="auto" w:sz="4" w:space="0"/>
              <w:left w:val="single" w:color="auto" w:sz="4" w:space="0"/>
              <w:bottom w:val="single" w:color="auto" w:sz="4" w:space="0"/>
              <w:right w:val="single" w:color="auto" w:sz="4" w:space="0"/>
            </w:tcBorders>
            <w:shd w:val="clear" w:color="auto" w:fill="auto"/>
            <w:vAlign w:val="center"/>
          </w:tcPr>
          <w:p w14:paraId="015CE60A">
            <w:pPr>
              <w:spacing w:line="400" w:lineRule="exact"/>
              <w:jc w:val="center"/>
              <w:rPr>
                <w:rFonts w:ascii="宋体" w:hAnsi="宋体"/>
                <w:szCs w:val="21"/>
              </w:rPr>
            </w:pPr>
            <w:r>
              <w:rPr>
                <w:rFonts w:ascii="宋体" w:hAnsi="宋体"/>
                <w:szCs w:val="21"/>
              </w:rPr>
              <w:t>个人信息管理</w:t>
            </w:r>
          </w:p>
        </w:tc>
        <w:tc>
          <w:tcPr>
            <w:tcW w:w="2841" w:type="dxa"/>
            <w:tcBorders>
              <w:top w:val="single" w:color="auto" w:sz="4" w:space="0"/>
              <w:left w:val="single" w:color="auto" w:sz="4" w:space="0"/>
              <w:bottom w:val="single" w:color="auto" w:sz="4" w:space="0"/>
              <w:right w:val="nil"/>
            </w:tcBorders>
            <w:shd w:val="clear" w:color="auto" w:fill="auto"/>
          </w:tcPr>
          <w:p w14:paraId="63F1CD9F">
            <w:pPr>
              <w:spacing w:line="400" w:lineRule="exact"/>
              <w:jc w:val="center"/>
              <w:rPr>
                <w:rFonts w:ascii="宋体" w:hAnsi="宋体"/>
                <w:szCs w:val="21"/>
              </w:rPr>
            </w:pPr>
            <w:r>
              <w:rPr>
                <w:rFonts w:ascii="宋体" w:hAnsi="宋体"/>
                <w:szCs w:val="21"/>
              </w:rPr>
              <w:t>用户可以查看和修改个人信息，包括头像、邮箱等</w:t>
            </w:r>
          </w:p>
        </w:tc>
      </w:tr>
      <w:tr w14:paraId="7E55E0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Merge w:val="restart"/>
            <w:tcBorders>
              <w:top w:val="single" w:color="auto" w:sz="4" w:space="0"/>
              <w:left w:val="nil"/>
            </w:tcBorders>
            <w:shd w:val="clear" w:color="auto" w:fill="auto"/>
            <w:vAlign w:val="center"/>
          </w:tcPr>
          <w:p w14:paraId="5A09F710">
            <w:pPr>
              <w:pStyle w:val="78"/>
              <w:jc w:val="center"/>
              <w:rPr>
                <w:rFonts w:ascii="宋体" w:hAnsi="宋体" w:eastAsia="宋体"/>
                <w:sz w:val="21"/>
                <w:szCs w:val="21"/>
                <w:lang w:eastAsia="zh-CN"/>
              </w:rPr>
            </w:pPr>
            <w:r>
              <w:rPr>
                <w:rFonts w:ascii="宋体" w:hAnsi="宋体" w:eastAsia="宋体"/>
                <w:sz w:val="21"/>
                <w:szCs w:val="21"/>
                <w:lang w:eastAsia="zh-CN"/>
              </w:rPr>
              <w:t>电影管理</w:t>
            </w:r>
          </w:p>
        </w:tc>
        <w:tc>
          <w:tcPr>
            <w:tcW w:w="2841" w:type="dxa"/>
            <w:tcBorders>
              <w:top w:val="single" w:color="auto" w:sz="4" w:space="0"/>
              <w:left w:val="single" w:color="auto" w:sz="4" w:space="0"/>
              <w:bottom w:val="single" w:color="auto" w:sz="4" w:space="0"/>
              <w:right w:val="single" w:color="auto" w:sz="4" w:space="0"/>
            </w:tcBorders>
            <w:shd w:val="clear" w:color="auto" w:fill="auto"/>
            <w:vAlign w:val="center"/>
          </w:tcPr>
          <w:p w14:paraId="4B57FF39">
            <w:pPr>
              <w:spacing w:line="400" w:lineRule="exact"/>
              <w:jc w:val="center"/>
              <w:rPr>
                <w:rFonts w:ascii="宋体" w:hAnsi="宋体"/>
                <w:szCs w:val="21"/>
              </w:rPr>
            </w:pPr>
            <w:r>
              <w:rPr>
                <w:rFonts w:ascii="宋体" w:hAnsi="宋体"/>
                <w:szCs w:val="21"/>
              </w:rPr>
              <w:t>电影信息展示</w:t>
            </w:r>
          </w:p>
        </w:tc>
        <w:tc>
          <w:tcPr>
            <w:tcW w:w="2841" w:type="dxa"/>
            <w:tcBorders>
              <w:top w:val="single" w:color="auto" w:sz="4" w:space="0"/>
              <w:left w:val="single" w:color="auto" w:sz="4" w:space="0"/>
              <w:bottom w:val="single" w:color="auto" w:sz="4" w:space="0"/>
              <w:right w:val="nil"/>
            </w:tcBorders>
            <w:shd w:val="clear" w:color="auto" w:fill="auto"/>
          </w:tcPr>
          <w:p w14:paraId="09E70274">
            <w:pPr>
              <w:spacing w:line="400" w:lineRule="exact"/>
              <w:jc w:val="center"/>
              <w:rPr>
                <w:rFonts w:ascii="宋体" w:hAnsi="宋体"/>
                <w:szCs w:val="21"/>
              </w:rPr>
            </w:pPr>
            <w:r>
              <w:rPr>
                <w:rFonts w:ascii="宋体" w:hAnsi="宋体"/>
                <w:szCs w:val="21"/>
              </w:rPr>
              <w:t>展示电影基本信息，包括标题、</w:t>
            </w:r>
            <w:r>
              <w:rPr>
                <w:rFonts w:hint="eastAsia" w:ascii="宋体" w:hAnsi="宋体"/>
                <w:szCs w:val="21"/>
              </w:rPr>
              <w:t>介绍</w:t>
            </w:r>
            <w:r>
              <w:rPr>
                <w:rFonts w:ascii="宋体" w:hAnsi="宋体"/>
                <w:szCs w:val="21"/>
              </w:rPr>
              <w:t>、类型等</w:t>
            </w:r>
          </w:p>
        </w:tc>
      </w:tr>
      <w:tr w14:paraId="120D65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Merge w:val="continue"/>
            <w:tcBorders>
              <w:left w:val="nil"/>
            </w:tcBorders>
            <w:shd w:val="clear" w:color="auto" w:fill="auto"/>
            <w:vAlign w:val="center"/>
          </w:tcPr>
          <w:p w14:paraId="3F8BB53B">
            <w:pPr>
              <w:pStyle w:val="78"/>
              <w:jc w:val="center"/>
              <w:rPr>
                <w:rFonts w:ascii="宋体" w:hAnsi="宋体" w:eastAsia="宋体"/>
                <w:sz w:val="21"/>
                <w:szCs w:val="21"/>
                <w:lang w:eastAsia="zh-CN"/>
              </w:rPr>
            </w:pPr>
          </w:p>
        </w:tc>
        <w:tc>
          <w:tcPr>
            <w:tcW w:w="2841" w:type="dxa"/>
            <w:tcBorders>
              <w:top w:val="single" w:color="auto" w:sz="4" w:space="0"/>
              <w:left w:val="single" w:color="auto" w:sz="4" w:space="0"/>
              <w:bottom w:val="single" w:color="auto" w:sz="4" w:space="0"/>
              <w:right w:val="single" w:color="auto" w:sz="4" w:space="0"/>
            </w:tcBorders>
            <w:shd w:val="clear" w:color="auto" w:fill="auto"/>
            <w:vAlign w:val="center"/>
          </w:tcPr>
          <w:p w14:paraId="6DB4739E">
            <w:pPr>
              <w:spacing w:line="400" w:lineRule="exact"/>
              <w:jc w:val="center"/>
              <w:rPr>
                <w:rFonts w:ascii="宋体" w:hAnsi="宋体"/>
                <w:szCs w:val="21"/>
              </w:rPr>
            </w:pPr>
            <w:r>
              <w:rPr>
                <w:rFonts w:ascii="宋体" w:hAnsi="宋体"/>
                <w:szCs w:val="21"/>
              </w:rPr>
              <w:t>电影搜索</w:t>
            </w:r>
          </w:p>
        </w:tc>
        <w:tc>
          <w:tcPr>
            <w:tcW w:w="2841" w:type="dxa"/>
            <w:tcBorders>
              <w:top w:val="single" w:color="auto" w:sz="4" w:space="0"/>
              <w:left w:val="single" w:color="auto" w:sz="4" w:space="0"/>
              <w:bottom w:val="single" w:color="auto" w:sz="4" w:space="0"/>
              <w:right w:val="nil"/>
            </w:tcBorders>
            <w:shd w:val="clear" w:color="auto" w:fill="auto"/>
          </w:tcPr>
          <w:p w14:paraId="3EC476C6">
            <w:pPr>
              <w:spacing w:line="400" w:lineRule="exact"/>
              <w:jc w:val="center"/>
              <w:rPr>
                <w:rFonts w:ascii="宋体" w:hAnsi="宋体"/>
                <w:szCs w:val="21"/>
              </w:rPr>
            </w:pPr>
            <w:r>
              <w:rPr>
                <w:rFonts w:ascii="宋体" w:hAnsi="宋体"/>
                <w:szCs w:val="21"/>
              </w:rPr>
              <w:t>支持按标题、类型等条件搜索电影</w:t>
            </w:r>
          </w:p>
        </w:tc>
      </w:tr>
      <w:tr w14:paraId="4D1E93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Merge w:val="continue"/>
            <w:tcBorders>
              <w:left w:val="nil"/>
              <w:bottom w:val="single" w:color="auto" w:sz="4" w:space="0"/>
            </w:tcBorders>
            <w:shd w:val="clear" w:color="auto" w:fill="auto"/>
            <w:vAlign w:val="center"/>
          </w:tcPr>
          <w:p w14:paraId="2709CA9E">
            <w:pPr>
              <w:pStyle w:val="78"/>
              <w:jc w:val="center"/>
              <w:rPr>
                <w:rFonts w:ascii="宋体" w:hAnsi="宋体" w:eastAsia="宋体"/>
                <w:sz w:val="21"/>
                <w:szCs w:val="21"/>
                <w:lang w:eastAsia="zh-CN"/>
              </w:rPr>
            </w:pPr>
          </w:p>
        </w:tc>
        <w:tc>
          <w:tcPr>
            <w:tcW w:w="2841" w:type="dxa"/>
            <w:tcBorders>
              <w:top w:val="single" w:color="auto" w:sz="4" w:space="0"/>
              <w:left w:val="single" w:color="auto" w:sz="4" w:space="0"/>
              <w:bottom w:val="single" w:color="auto" w:sz="4" w:space="0"/>
              <w:right w:val="single" w:color="auto" w:sz="4" w:space="0"/>
            </w:tcBorders>
            <w:shd w:val="clear" w:color="auto" w:fill="auto"/>
            <w:vAlign w:val="center"/>
          </w:tcPr>
          <w:p w14:paraId="3DAEE87D">
            <w:pPr>
              <w:spacing w:line="400" w:lineRule="exact"/>
              <w:jc w:val="center"/>
              <w:rPr>
                <w:rFonts w:ascii="宋体" w:hAnsi="宋体"/>
                <w:szCs w:val="21"/>
              </w:rPr>
            </w:pPr>
            <w:r>
              <w:rPr>
                <w:rFonts w:ascii="宋体" w:hAnsi="宋体"/>
                <w:szCs w:val="21"/>
              </w:rPr>
              <w:t>电影详情</w:t>
            </w:r>
          </w:p>
        </w:tc>
        <w:tc>
          <w:tcPr>
            <w:tcW w:w="2841" w:type="dxa"/>
            <w:tcBorders>
              <w:top w:val="single" w:color="auto" w:sz="4" w:space="0"/>
              <w:left w:val="single" w:color="auto" w:sz="4" w:space="0"/>
              <w:bottom w:val="single" w:color="auto" w:sz="4" w:space="0"/>
              <w:right w:val="nil"/>
            </w:tcBorders>
            <w:shd w:val="clear" w:color="auto" w:fill="auto"/>
          </w:tcPr>
          <w:p w14:paraId="7A19DC1F">
            <w:pPr>
              <w:spacing w:line="400" w:lineRule="exact"/>
              <w:jc w:val="center"/>
              <w:rPr>
                <w:rFonts w:ascii="宋体" w:hAnsi="宋体"/>
                <w:szCs w:val="21"/>
              </w:rPr>
            </w:pPr>
            <w:r>
              <w:rPr>
                <w:rFonts w:ascii="宋体" w:hAnsi="宋体"/>
                <w:szCs w:val="21"/>
              </w:rPr>
              <w:t>展示电影的详细信息，包括简介、评分、评论等</w:t>
            </w:r>
          </w:p>
        </w:tc>
      </w:tr>
      <w:tr w14:paraId="4C972D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Merge w:val="restart"/>
            <w:tcBorders>
              <w:top w:val="single" w:color="auto" w:sz="4" w:space="0"/>
              <w:left w:val="nil"/>
            </w:tcBorders>
            <w:shd w:val="clear" w:color="auto" w:fill="auto"/>
            <w:vAlign w:val="center"/>
          </w:tcPr>
          <w:p w14:paraId="291B4FD7">
            <w:pPr>
              <w:pStyle w:val="78"/>
              <w:jc w:val="center"/>
              <w:rPr>
                <w:rFonts w:ascii="宋体" w:hAnsi="宋体" w:eastAsia="宋体"/>
                <w:sz w:val="21"/>
                <w:szCs w:val="21"/>
                <w:lang w:eastAsia="zh-CN"/>
              </w:rPr>
            </w:pPr>
            <w:r>
              <w:rPr>
                <w:rFonts w:ascii="宋体" w:hAnsi="宋体" w:eastAsia="宋体"/>
                <w:sz w:val="21"/>
                <w:szCs w:val="21"/>
                <w:lang w:eastAsia="zh-CN"/>
              </w:rPr>
              <w:t>评论管理</w:t>
            </w:r>
          </w:p>
        </w:tc>
        <w:tc>
          <w:tcPr>
            <w:tcW w:w="2841" w:type="dxa"/>
            <w:tcBorders>
              <w:top w:val="single" w:color="auto" w:sz="4" w:space="0"/>
              <w:left w:val="single" w:color="auto" w:sz="4" w:space="0"/>
              <w:bottom w:val="single" w:color="auto" w:sz="4" w:space="0"/>
              <w:right w:val="single" w:color="auto" w:sz="4" w:space="0"/>
            </w:tcBorders>
            <w:shd w:val="clear" w:color="auto" w:fill="auto"/>
            <w:vAlign w:val="center"/>
          </w:tcPr>
          <w:p w14:paraId="17D2BAAF">
            <w:pPr>
              <w:spacing w:line="400" w:lineRule="exact"/>
              <w:jc w:val="center"/>
              <w:rPr>
                <w:rFonts w:ascii="宋体" w:hAnsi="宋体"/>
                <w:szCs w:val="21"/>
              </w:rPr>
            </w:pPr>
            <w:r>
              <w:rPr>
                <w:rFonts w:ascii="宋体" w:hAnsi="宋体"/>
                <w:szCs w:val="21"/>
              </w:rPr>
              <w:t>发表评论</w:t>
            </w:r>
          </w:p>
        </w:tc>
        <w:tc>
          <w:tcPr>
            <w:tcW w:w="2841" w:type="dxa"/>
            <w:tcBorders>
              <w:top w:val="single" w:color="auto" w:sz="4" w:space="0"/>
              <w:left w:val="single" w:color="auto" w:sz="4" w:space="0"/>
              <w:bottom w:val="single" w:color="auto" w:sz="4" w:space="0"/>
              <w:right w:val="nil"/>
            </w:tcBorders>
            <w:shd w:val="clear" w:color="auto" w:fill="auto"/>
          </w:tcPr>
          <w:p w14:paraId="0A507B4F">
            <w:pPr>
              <w:spacing w:line="400" w:lineRule="exact"/>
              <w:jc w:val="center"/>
              <w:rPr>
                <w:rFonts w:ascii="宋体" w:hAnsi="宋体"/>
                <w:szCs w:val="21"/>
              </w:rPr>
            </w:pPr>
            <w:r>
              <w:rPr>
                <w:rFonts w:ascii="宋体" w:hAnsi="宋体"/>
                <w:szCs w:val="21"/>
              </w:rPr>
              <w:t>用户可以对电影发表评论和评分</w:t>
            </w:r>
          </w:p>
        </w:tc>
      </w:tr>
      <w:tr w14:paraId="0B0C0E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Merge w:val="continue"/>
            <w:tcBorders>
              <w:left w:val="nil"/>
            </w:tcBorders>
            <w:shd w:val="clear" w:color="auto" w:fill="auto"/>
            <w:vAlign w:val="center"/>
          </w:tcPr>
          <w:p w14:paraId="5EC7388C">
            <w:pPr>
              <w:pStyle w:val="78"/>
              <w:jc w:val="center"/>
              <w:rPr>
                <w:rFonts w:ascii="宋体" w:hAnsi="宋体" w:eastAsia="宋体"/>
                <w:sz w:val="21"/>
                <w:szCs w:val="21"/>
                <w:lang w:eastAsia="zh-CN"/>
              </w:rPr>
            </w:pPr>
          </w:p>
        </w:tc>
        <w:tc>
          <w:tcPr>
            <w:tcW w:w="2841" w:type="dxa"/>
            <w:tcBorders>
              <w:top w:val="single" w:color="auto" w:sz="4" w:space="0"/>
              <w:left w:val="single" w:color="auto" w:sz="4" w:space="0"/>
              <w:bottom w:val="single" w:color="auto" w:sz="4" w:space="0"/>
              <w:right w:val="single" w:color="auto" w:sz="4" w:space="0"/>
            </w:tcBorders>
            <w:shd w:val="clear" w:color="auto" w:fill="auto"/>
            <w:vAlign w:val="center"/>
          </w:tcPr>
          <w:p w14:paraId="1BD134B8">
            <w:pPr>
              <w:spacing w:line="400" w:lineRule="exact"/>
              <w:jc w:val="center"/>
              <w:rPr>
                <w:rFonts w:ascii="宋体" w:hAnsi="宋体"/>
                <w:szCs w:val="21"/>
              </w:rPr>
            </w:pPr>
            <w:r>
              <w:rPr>
                <w:rFonts w:ascii="宋体" w:hAnsi="宋体"/>
                <w:szCs w:val="21"/>
              </w:rPr>
              <w:t>评论列表</w:t>
            </w:r>
          </w:p>
        </w:tc>
        <w:tc>
          <w:tcPr>
            <w:tcW w:w="2841" w:type="dxa"/>
            <w:tcBorders>
              <w:top w:val="single" w:color="auto" w:sz="4" w:space="0"/>
              <w:left w:val="single" w:color="auto" w:sz="4" w:space="0"/>
              <w:bottom w:val="single" w:color="auto" w:sz="4" w:space="0"/>
              <w:right w:val="nil"/>
            </w:tcBorders>
            <w:shd w:val="clear" w:color="auto" w:fill="auto"/>
          </w:tcPr>
          <w:p w14:paraId="43E032DD">
            <w:pPr>
              <w:spacing w:line="400" w:lineRule="exact"/>
              <w:jc w:val="center"/>
              <w:rPr>
                <w:rFonts w:ascii="宋体" w:hAnsi="宋体"/>
                <w:szCs w:val="21"/>
              </w:rPr>
            </w:pPr>
            <w:r>
              <w:rPr>
                <w:rFonts w:ascii="宋体" w:hAnsi="宋体"/>
                <w:szCs w:val="21"/>
              </w:rPr>
              <w:t>展示电影的所有评论，支持分页和排序</w:t>
            </w:r>
          </w:p>
        </w:tc>
      </w:tr>
      <w:tr w14:paraId="263D26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Merge w:val="continue"/>
            <w:tcBorders>
              <w:left w:val="nil"/>
              <w:bottom w:val="single" w:color="auto" w:sz="4" w:space="0"/>
            </w:tcBorders>
            <w:shd w:val="clear" w:color="auto" w:fill="auto"/>
            <w:vAlign w:val="center"/>
          </w:tcPr>
          <w:p w14:paraId="689D78CA">
            <w:pPr>
              <w:pStyle w:val="78"/>
              <w:jc w:val="center"/>
              <w:rPr>
                <w:rFonts w:ascii="宋体" w:hAnsi="宋体" w:eastAsia="宋体"/>
                <w:sz w:val="21"/>
                <w:szCs w:val="21"/>
                <w:lang w:eastAsia="zh-CN"/>
              </w:rPr>
            </w:pPr>
          </w:p>
        </w:tc>
        <w:tc>
          <w:tcPr>
            <w:tcW w:w="2841" w:type="dxa"/>
            <w:tcBorders>
              <w:top w:val="single" w:color="auto" w:sz="4" w:space="0"/>
              <w:left w:val="single" w:color="auto" w:sz="4" w:space="0"/>
              <w:bottom w:val="single" w:color="auto" w:sz="4" w:space="0"/>
              <w:right w:val="single" w:color="auto" w:sz="4" w:space="0"/>
            </w:tcBorders>
            <w:shd w:val="clear" w:color="auto" w:fill="auto"/>
            <w:vAlign w:val="center"/>
          </w:tcPr>
          <w:p w14:paraId="7C2FD650">
            <w:pPr>
              <w:spacing w:line="400" w:lineRule="exact"/>
              <w:jc w:val="center"/>
              <w:rPr>
                <w:rFonts w:ascii="宋体" w:hAnsi="宋体"/>
                <w:szCs w:val="21"/>
              </w:rPr>
            </w:pPr>
            <w:r>
              <w:rPr>
                <w:rFonts w:ascii="宋体" w:hAnsi="宋体"/>
                <w:szCs w:val="21"/>
              </w:rPr>
              <w:t>评论删除</w:t>
            </w:r>
          </w:p>
        </w:tc>
        <w:tc>
          <w:tcPr>
            <w:tcW w:w="2841" w:type="dxa"/>
            <w:tcBorders>
              <w:top w:val="single" w:color="auto" w:sz="4" w:space="0"/>
              <w:left w:val="single" w:color="auto" w:sz="4" w:space="0"/>
              <w:bottom w:val="single" w:color="auto" w:sz="4" w:space="0"/>
              <w:right w:val="nil"/>
            </w:tcBorders>
            <w:shd w:val="clear" w:color="auto" w:fill="auto"/>
          </w:tcPr>
          <w:p w14:paraId="523DC1B5">
            <w:pPr>
              <w:spacing w:line="400" w:lineRule="exact"/>
              <w:jc w:val="center"/>
              <w:rPr>
                <w:rFonts w:ascii="宋体" w:hAnsi="宋体"/>
                <w:szCs w:val="21"/>
              </w:rPr>
            </w:pPr>
            <w:r>
              <w:rPr>
                <w:rFonts w:ascii="宋体" w:hAnsi="宋体"/>
                <w:szCs w:val="21"/>
              </w:rPr>
              <w:t>用户可以删除自己的评论</w:t>
            </w:r>
          </w:p>
        </w:tc>
      </w:tr>
      <w:tr w14:paraId="3B3B94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Merge w:val="restart"/>
            <w:tcBorders>
              <w:top w:val="single" w:color="auto" w:sz="4" w:space="0"/>
              <w:left w:val="nil"/>
            </w:tcBorders>
            <w:shd w:val="clear" w:color="auto" w:fill="auto"/>
            <w:vAlign w:val="center"/>
          </w:tcPr>
          <w:p w14:paraId="12F43BBC">
            <w:pPr>
              <w:pStyle w:val="78"/>
              <w:jc w:val="center"/>
              <w:rPr>
                <w:rFonts w:ascii="宋体" w:hAnsi="宋体" w:eastAsia="宋体"/>
                <w:sz w:val="21"/>
                <w:szCs w:val="21"/>
              </w:rPr>
            </w:pPr>
            <w:r>
              <w:rPr>
                <w:rFonts w:ascii="宋体" w:hAnsi="宋体" w:eastAsia="宋体"/>
                <w:sz w:val="21"/>
                <w:szCs w:val="21"/>
              </w:rPr>
              <w:t>情感分析</w:t>
            </w:r>
          </w:p>
        </w:tc>
        <w:tc>
          <w:tcPr>
            <w:tcW w:w="2841" w:type="dxa"/>
            <w:tcBorders>
              <w:top w:val="single" w:color="auto" w:sz="4" w:space="0"/>
              <w:left w:val="single" w:color="auto" w:sz="4" w:space="0"/>
              <w:bottom w:val="single" w:color="auto" w:sz="4" w:space="0"/>
              <w:right w:val="single" w:color="auto" w:sz="4" w:space="0"/>
            </w:tcBorders>
            <w:shd w:val="clear" w:color="auto" w:fill="auto"/>
            <w:vAlign w:val="center"/>
          </w:tcPr>
          <w:p w14:paraId="3EA45F42">
            <w:pPr>
              <w:spacing w:line="400" w:lineRule="exact"/>
              <w:jc w:val="center"/>
              <w:rPr>
                <w:rFonts w:ascii="宋体" w:hAnsi="宋体"/>
                <w:szCs w:val="21"/>
              </w:rPr>
            </w:pPr>
            <w:r>
              <w:rPr>
                <w:rFonts w:ascii="宋体" w:hAnsi="宋体"/>
                <w:szCs w:val="21"/>
              </w:rPr>
              <w:t>评论情感分析</w:t>
            </w:r>
          </w:p>
        </w:tc>
        <w:tc>
          <w:tcPr>
            <w:tcW w:w="2841" w:type="dxa"/>
            <w:tcBorders>
              <w:top w:val="single" w:color="auto" w:sz="4" w:space="0"/>
              <w:left w:val="single" w:color="auto" w:sz="4" w:space="0"/>
              <w:bottom w:val="single" w:color="auto" w:sz="4" w:space="0"/>
              <w:right w:val="nil"/>
            </w:tcBorders>
            <w:shd w:val="clear" w:color="auto" w:fill="auto"/>
          </w:tcPr>
          <w:p w14:paraId="42E73726">
            <w:pPr>
              <w:spacing w:line="400" w:lineRule="exact"/>
              <w:jc w:val="center"/>
              <w:rPr>
                <w:rFonts w:ascii="宋体" w:hAnsi="宋体"/>
                <w:szCs w:val="21"/>
              </w:rPr>
            </w:pPr>
            <w:r>
              <w:rPr>
                <w:rFonts w:ascii="宋体" w:hAnsi="宋体"/>
                <w:szCs w:val="21"/>
              </w:rPr>
              <w:t>使用BERT模型分析评论的情感倾向</w:t>
            </w:r>
          </w:p>
        </w:tc>
      </w:tr>
      <w:tr w14:paraId="44959B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Merge w:val="continue"/>
            <w:tcBorders>
              <w:left w:val="nil"/>
              <w:bottom w:val="single" w:color="auto" w:sz="4" w:space="0"/>
            </w:tcBorders>
            <w:shd w:val="clear" w:color="auto" w:fill="auto"/>
            <w:vAlign w:val="center"/>
          </w:tcPr>
          <w:p w14:paraId="77B46213">
            <w:pPr>
              <w:pStyle w:val="78"/>
              <w:jc w:val="center"/>
              <w:rPr>
                <w:rFonts w:ascii="宋体" w:hAnsi="宋体" w:eastAsia="宋体"/>
                <w:sz w:val="21"/>
                <w:szCs w:val="21"/>
                <w:lang w:eastAsia="zh-CN"/>
              </w:rPr>
            </w:pPr>
          </w:p>
        </w:tc>
        <w:tc>
          <w:tcPr>
            <w:tcW w:w="2841" w:type="dxa"/>
            <w:tcBorders>
              <w:top w:val="single" w:color="auto" w:sz="4" w:space="0"/>
              <w:left w:val="single" w:color="auto" w:sz="4" w:space="0"/>
              <w:bottom w:val="single" w:color="auto" w:sz="4" w:space="0"/>
              <w:right w:val="single" w:color="auto" w:sz="4" w:space="0"/>
            </w:tcBorders>
            <w:shd w:val="clear" w:color="auto" w:fill="auto"/>
            <w:vAlign w:val="center"/>
          </w:tcPr>
          <w:p w14:paraId="5E235D86">
            <w:pPr>
              <w:spacing w:line="400" w:lineRule="exact"/>
              <w:jc w:val="center"/>
              <w:rPr>
                <w:rFonts w:ascii="宋体" w:hAnsi="宋体"/>
                <w:szCs w:val="21"/>
              </w:rPr>
            </w:pPr>
            <w:r>
              <w:rPr>
                <w:rFonts w:ascii="宋体" w:hAnsi="宋体"/>
                <w:szCs w:val="21"/>
              </w:rPr>
              <w:t>情感趋势</w:t>
            </w:r>
          </w:p>
        </w:tc>
        <w:tc>
          <w:tcPr>
            <w:tcW w:w="2841" w:type="dxa"/>
            <w:tcBorders>
              <w:top w:val="single" w:color="auto" w:sz="4" w:space="0"/>
              <w:left w:val="single" w:color="auto" w:sz="4" w:space="0"/>
              <w:bottom w:val="single" w:color="auto" w:sz="4" w:space="0"/>
              <w:right w:val="nil"/>
            </w:tcBorders>
            <w:shd w:val="clear" w:color="auto" w:fill="auto"/>
          </w:tcPr>
          <w:p w14:paraId="0DC7C9CE">
            <w:pPr>
              <w:spacing w:line="400" w:lineRule="exact"/>
              <w:jc w:val="center"/>
              <w:rPr>
                <w:rFonts w:ascii="宋体" w:hAnsi="宋体"/>
                <w:szCs w:val="21"/>
              </w:rPr>
            </w:pPr>
            <w:r>
              <w:rPr>
                <w:rFonts w:ascii="宋体" w:hAnsi="宋体"/>
                <w:szCs w:val="21"/>
              </w:rPr>
              <w:t>展示电影评论的情感趋势变化</w:t>
            </w:r>
          </w:p>
        </w:tc>
      </w:tr>
      <w:tr w14:paraId="4CE44C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Merge w:val="restart"/>
            <w:tcBorders>
              <w:top w:val="single" w:color="auto" w:sz="4" w:space="0"/>
              <w:left w:val="nil"/>
            </w:tcBorders>
            <w:shd w:val="clear" w:color="auto" w:fill="auto"/>
            <w:vAlign w:val="center"/>
          </w:tcPr>
          <w:p w14:paraId="3A78C29F">
            <w:pPr>
              <w:pStyle w:val="78"/>
              <w:jc w:val="center"/>
              <w:rPr>
                <w:rFonts w:ascii="宋体" w:hAnsi="宋体" w:eastAsia="宋体"/>
                <w:sz w:val="21"/>
                <w:szCs w:val="21"/>
                <w:lang w:eastAsia="zh-CN"/>
              </w:rPr>
            </w:pPr>
            <w:r>
              <w:rPr>
                <w:rFonts w:ascii="宋体" w:hAnsi="宋体" w:eastAsia="宋体"/>
                <w:sz w:val="21"/>
                <w:szCs w:val="21"/>
                <w:lang w:eastAsia="zh-CN"/>
              </w:rPr>
              <w:t>数据分析</w:t>
            </w:r>
          </w:p>
        </w:tc>
        <w:tc>
          <w:tcPr>
            <w:tcW w:w="2841" w:type="dxa"/>
            <w:tcBorders>
              <w:top w:val="single" w:color="auto" w:sz="4" w:space="0"/>
              <w:left w:val="single" w:color="auto" w:sz="4" w:space="0"/>
              <w:bottom w:val="single" w:color="auto" w:sz="4" w:space="0"/>
              <w:right w:val="single" w:color="auto" w:sz="4" w:space="0"/>
            </w:tcBorders>
            <w:shd w:val="clear" w:color="auto" w:fill="auto"/>
            <w:vAlign w:val="center"/>
          </w:tcPr>
          <w:p w14:paraId="45CF2AAC">
            <w:pPr>
              <w:spacing w:line="400" w:lineRule="exact"/>
              <w:jc w:val="center"/>
              <w:rPr>
                <w:rFonts w:ascii="宋体" w:hAnsi="宋体"/>
                <w:szCs w:val="21"/>
              </w:rPr>
            </w:pPr>
            <w:r>
              <w:rPr>
                <w:rFonts w:ascii="宋体" w:hAnsi="宋体"/>
                <w:szCs w:val="21"/>
              </w:rPr>
              <w:t>用户行为分析</w:t>
            </w:r>
          </w:p>
        </w:tc>
        <w:tc>
          <w:tcPr>
            <w:tcW w:w="2841" w:type="dxa"/>
            <w:tcBorders>
              <w:top w:val="single" w:color="auto" w:sz="4" w:space="0"/>
              <w:left w:val="single" w:color="auto" w:sz="4" w:space="0"/>
              <w:bottom w:val="single" w:color="auto" w:sz="4" w:space="0"/>
              <w:right w:val="nil"/>
            </w:tcBorders>
            <w:shd w:val="clear" w:color="auto" w:fill="auto"/>
          </w:tcPr>
          <w:p w14:paraId="37A4EB51">
            <w:pPr>
              <w:spacing w:line="400" w:lineRule="exact"/>
              <w:jc w:val="center"/>
              <w:rPr>
                <w:rFonts w:ascii="宋体" w:hAnsi="宋体"/>
                <w:szCs w:val="21"/>
              </w:rPr>
            </w:pPr>
            <w:r>
              <w:rPr>
                <w:rFonts w:ascii="宋体" w:hAnsi="宋体"/>
                <w:szCs w:val="21"/>
              </w:rPr>
              <w:t>分析用户活跃度和行为模式</w:t>
            </w:r>
          </w:p>
        </w:tc>
      </w:tr>
      <w:tr w14:paraId="4E8FCC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Merge w:val="continue"/>
            <w:tcBorders>
              <w:left w:val="nil"/>
            </w:tcBorders>
            <w:shd w:val="clear" w:color="auto" w:fill="auto"/>
            <w:vAlign w:val="center"/>
          </w:tcPr>
          <w:p w14:paraId="6D5029EB">
            <w:pPr>
              <w:pStyle w:val="78"/>
              <w:jc w:val="center"/>
              <w:rPr>
                <w:rFonts w:ascii="宋体" w:hAnsi="宋体" w:eastAsia="宋体"/>
                <w:sz w:val="21"/>
                <w:szCs w:val="21"/>
                <w:lang w:eastAsia="zh-CN"/>
              </w:rPr>
            </w:pPr>
          </w:p>
        </w:tc>
        <w:tc>
          <w:tcPr>
            <w:tcW w:w="2841" w:type="dxa"/>
            <w:tcBorders>
              <w:top w:val="single" w:color="auto" w:sz="4" w:space="0"/>
              <w:left w:val="single" w:color="auto" w:sz="4" w:space="0"/>
              <w:bottom w:val="single" w:color="auto" w:sz="4" w:space="0"/>
              <w:right w:val="single" w:color="auto" w:sz="4" w:space="0"/>
            </w:tcBorders>
            <w:shd w:val="clear" w:color="auto" w:fill="auto"/>
            <w:vAlign w:val="center"/>
          </w:tcPr>
          <w:p w14:paraId="3765178E">
            <w:pPr>
              <w:spacing w:line="400" w:lineRule="exact"/>
              <w:jc w:val="center"/>
              <w:rPr>
                <w:rFonts w:ascii="宋体" w:hAnsi="宋体"/>
                <w:szCs w:val="21"/>
              </w:rPr>
            </w:pPr>
            <w:r>
              <w:rPr>
                <w:rFonts w:ascii="宋体" w:hAnsi="宋体"/>
                <w:szCs w:val="21"/>
              </w:rPr>
              <w:t>电影评分分析</w:t>
            </w:r>
          </w:p>
        </w:tc>
        <w:tc>
          <w:tcPr>
            <w:tcW w:w="2841" w:type="dxa"/>
            <w:tcBorders>
              <w:top w:val="single" w:color="auto" w:sz="4" w:space="0"/>
              <w:left w:val="single" w:color="auto" w:sz="4" w:space="0"/>
              <w:bottom w:val="single" w:color="auto" w:sz="4" w:space="0"/>
              <w:right w:val="nil"/>
            </w:tcBorders>
            <w:shd w:val="clear" w:color="auto" w:fill="auto"/>
          </w:tcPr>
          <w:p w14:paraId="3C456DBD">
            <w:pPr>
              <w:spacing w:line="400" w:lineRule="exact"/>
              <w:jc w:val="center"/>
              <w:rPr>
                <w:rFonts w:ascii="宋体" w:hAnsi="宋体"/>
                <w:szCs w:val="21"/>
              </w:rPr>
            </w:pPr>
            <w:r>
              <w:rPr>
                <w:rFonts w:ascii="宋体" w:hAnsi="宋体"/>
                <w:szCs w:val="21"/>
              </w:rPr>
              <w:t>分析电影评分分布和趋势</w:t>
            </w:r>
          </w:p>
        </w:tc>
      </w:tr>
      <w:tr w14:paraId="01DAF8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Merge w:val="continue"/>
            <w:tcBorders>
              <w:left w:val="nil"/>
              <w:bottom w:val="single" w:color="auto" w:sz="4" w:space="0"/>
            </w:tcBorders>
            <w:shd w:val="clear" w:color="auto" w:fill="auto"/>
            <w:vAlign w:val="center"/>
          </w:tcPr>
          <w:p w14:paraId="7DA9A4E2">
            <w:pPr>
              <w:pStyle w:val="78"/>
              <w:jc w:val="center"/>
              <w:rPr>
                <w:rFonts w:ascii="宋体" w:hAnsi="宋体" w:eastAsia="宋体"/>
                <w:sz w:val="21"/>
                <w:szCs w:val="21"/>
                <w:lang w:eastAsia="zh-CN"/>
              </w:rPr>
            </w:pPr>
          </w:p>
        </w:tc>
        <w:tc>
          <w:tcPr>
            <w:tcW w:w="2841" w:type="dxa"/>
            <w:tcBorders>
              <w:top w:val="single" w:color="auto" w:sz="4" w:space="0"/>
              <w:left w:val="single" w:color="auto" w:sz="4" w:space="0"/>
              <w:bottom w:val="single" w:color="auto" w:sz="4" w:space="0"/>
              <w:right w:val="single" w:color="auto" w:sz="4" w:space="0"/>
            </w:tcBorders>
            <w:shd w:val="clear" w:color="auto" w:fill="auto"/>
            <w:vAlign w:val="center"/>
          </w:tcPr>
          <w:p w14:paraId="702769FC">
            <w:pPr>
              <w:spacing w:line="400" w:lineRule="exact"/>
              <w:jc w:val="center"/>
              <w:rPr>
                <w:rFonts w:ascii="宋体" w:hAnsi="宋体"/>
                <w:szCs w:val="21"/>
              </w:rPr>
            </w:pPr>
            <w:r>
              <w:rPr>
                <w:rFonts w:ascii="宋体" w:hAnsi="宋体"/>
                <w:szCs w:val="21"/>
              </w:rPr>
              <w:t>评论情感分析</w:t>
            </w:r>
          </w:p>
        </w:tc>
        <w:tc>
          <w:tcPr>
            <w:tcW w:w="2841" w:type="dxa"/>
            <w:tcBorders>
              <w:top w:val="single" w:color="auto" w:sz="4" w:space="0"/>
              <w:left w:val="single" w:color="auto" w:sz="4" w:space="0"/>
              <w:bottom w:val="single" w:color="auto" w:sz="4" w:space="0"/>
              <w:right w:val="nil"/>
            </w:tcBorders>
            <w:shd w:val="clear" w:color="auto" w:fill="auto"/>
          </w:tcPr>
          <w:p w14:paraId="3319DA5D">
            <w:pPr>
              <w:spacing w:line="400" w:lineRule="exact"/>
              <w:jc w:val="center"/>
              <w:rPr>
                <w:rFonts w:ascii="宋体" w:hAnsi="宋体"/>
                <w:szCs w:val="21"/>
              </w:rPr>
            </w:pPr>
            <w:r>
              <w:rPr>
                <w:rFonts w:ascii="宋体" w:hAnsi="宋体"/>
                <w:szCs w:val="21"/>
              </w:rPr>
              <w:t>分析评论情感分布和变化</w:t>
            </w:r>
          </w:p>
        </w:tc>
      </w:tr>
      <w:tr w14:paraId="632690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Merge w:val="restart"/>
            <w:tcBorders>
              <w:top w:val="single" w:color="auto" w:sz="4" w:space="0"/>
              <w:left w:val="nil"/>
            </w:tcBorders>
            <w:shd w:val="clear" w:color="auto" w:fill="auto"/>
            <w:vAlign w:val="center"/>
          </w:tcPr>
          <w:p w14:paraId="4875807D">
            <w:pPr>
              <w:pStyle w:val="78"/>
              <w:jc w:val="center"/>
              <w:rPr>
                <w:rFonts w:ascii="宋体" w:hAnsi="宋体" w:eastAsia="宋体"/>
                <w:sz w:val="21"/>
                <w:szCs w:val="21"/>
                <w:lang w:eastAsia="zh-CN"/>
              </w:rPr>
            </w:pPr>
            <w:r>
              <w:rPr>
                <w:rFonts w:ascii="宋体" w:hAnsi="宋体" w:eastAsia="宋体"/>
                <w:sz w:val="21"/>
                <w:szCs w:val="21"/>
              </w:rPr>
              <w:t>系统管理</w:t>
            </w:r>
          </w:p>
        </w:tc>
        <w:tc>
          <w:tcPr>
            <w:tcW w:w="2841" w:type="dxa"/>
            <w:tcBorders>
              <w:top w:val="single" w:color="auto" w:sz="4" w:space="0"/>
              <w:left w:val="single" w:color="auto" w:sz="4" w:space="0"/>
              <w:bottom w:val="single" w:color="auto" w:sz="4" w:space="0"/>
              <w:right w:val="single" w:color="auto" w:sz="4" w:space="0"/>
            </w:tcBorders>
            <w:shd w:val="clear" w:color="auto" w:fill="auto"/>
            <w:vAlign w:val="center"/>
          </w:tcPr>
          <w:p w14:paraId="5ECF0A4F">
            <w:pPr>
              <w:spacing w:line="400" w:lineRule="exact"/>
              <w:jc w:val="center"/>
              <w:rPr>
                <w:rFonts w:ascii="宋体" w:hAnsi="宋体"/>
                <w:szCs w:val="21"/>
              </w:rPr>
            </w:pPr>
            <w:r>
              <w:rPr>
                <w:rFonts w:ascii="宋体" w:hAnsi="宋体"/>
                <w:szCs w:val="21"/>
              </w:rPr>
              <w:t>用户权限管理</w:t>
            </w:r>
          </w:p>
        </w:tc>
        <w:tc>
          <w:tcPr>
            <w:tcW w:w="2841" w:type="dxa"/>
            <w:tcBorders>
              <w:top w:val="single" w:color="auto" w:sz="4" w:space="0"/>
              <w:left w:val="single" w:color="auto" w:sz="4" w:space="0"/>
              <w:bottom w:val="single" w:color="auto" w:sz="4" w:space="0"/>
              <w:right w:val="nil"/>
            </w:tcBorders>
            <w:shd w:val="clear" w:color="auto" w:fill="auto"/>
          </w:tcPr>
          <w:p w14:paraId="47CB73CE">
            <w:pPr>
              <w:spacing w:line="400" w:lineRule="exact"/>
              <w:jc w:val="center"/>
              <w:rPr>
                <w:rFonts w:ascii="宋体" w:hAnsi="宋体"/>
                <w:szCs w:val="21"/>
              </w:rPr>
            </w:pPr>
            <w:r>
              <w:rPr>
                <w:rFonts w:ascii="宋体" w:hAnsi="宋体"/>
                <w:szCs w:val="21"/>
              </w:rPr>
              <w:t>管理员可以管理用户权限和状态</w:t>
            </w:r>
          </w:p>
        </w:tc>
      </w:tr>
      <w:tr w14:paraId="5A5CC1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840" w:type="dxa"/>
            <w:vMerge w:val="continue"/>
            <w:tcBorders>
              <w:left w:val="nil"/>
              <w:bottom w:val="single" w:color="auto" w:sz="4" w:space="0"/>
            </w:tcBorders>
            <w:shd w:val="clear" w:color="auto" w:fill="auto"/>
            <w:vAlign w:val="center"/>
          </w:tcPr>
          <w:p w14:paraId="597DE4AE">
            <w:pPr>
              <w:pStyle w:val="78"/>
              <w:jc w:val="center"/>
              <w:rPr>
                <w:rFonts w:ascii="宋体" w:hAnsi="宋体" w:eastAsia="宋体"/>
                <w:sz w:val="21"/>
                <w:szCs w:val="21"/>
                <w:lang w:eastAsia="zh-CN"/>
              </w:rPr>
            </w:pPr>
          </w:p>
        </w:tc>
        <w:tc>
          <w:tcPr>
            <w:tcW w:w="2841" w:type="dxa"/>
            <w:tcBorders>
              <w:top w:val="single" w:color="auto" w:sz="4" w:space="0"/>
              <w:left w:val="single" w:color="auto" w:sz="4" w:space="0"/>
              <w:bottom w:val="single" w:color="auto" w:sz="4" w:space="0"/>
              <w:right w:val="single" w:color="auto" w:sz="4" w:space="0"/>
            </w:tcBorders>
            <w:shd w:val="clear" w:color="auto" w:fill="auto"/>
            <w:vAlign w:val="center"/>
          </w:tcPr>
          <w:p w14:paraId="4DBAC253">
            <w:pPr>
              <w:spacing w:line="400" w:lineRule="exact"/>
              <w:jc w:val="center"/>
              <w:rPr>
                <w:rFonts w:ascii="宋体" w:hAnsi="宋体"/>
                <w:szCs w:val="21"/>
              </w:rPr>
            </w:pPr>
            <w:r>
              <w:rPr>
                <w:rFonts w:ascii="宋体" w:hAnsi="宋体"/>
                <w:szCs w:val="21"/>
              </w:rPr>
              <w:t>数据备份</w:t>
            </w:r>
          </w:p>
        </w:tc>
        <w:tc>
          <w:tcPr>
            <w:tcW w:w="2841" w:type="dxa"/>
            <w:tcBorders>
              <w:top w:val="single" w:color="auto" w:sz="4" w:space="0"/>
              <w:left w:val="single" w:color="auto" w:sz="4" w:space="0"/>
              <w:bottom w:val="single" w:color="auto" w:sz="4" w:space="0"/>
              <w:right w:val="nil"/>
            </w:tcBorders>
            <w:shd w:val="clear" w:color="auto" w:fill="auto"/>
          </w:tcPr>
          <w:p w14:paraId="10BDBF33">
            <w:pPr>
              <w:spacing w:line="400" w:lineRule="exact"/>
              <w:jc w:val="center"/>
              <w:rPr>
                <w:rFonts w:ascii="宋体" w:hAnsi="宋体"/>
                <w:szCs w:val="21"/>
              </w:rPr>
            </w:pPr>
            <w:r>
              <w:rPr>
                <w:rFonts w:ascii="宋体" w:hAnsi="宋体"/>
                <w:szCs w:val="21"/>
              </w:rPr>
              <w:t>支持系统数据的备份和恢复</w:t>
            </w:r>
          </w:p>
        </w:tc>
      </w:tr>
    </w:tbl>
    <w:p w14:paraId="336D7C4D">
      <w:pPr>
        <w:pStyle w:val="10"/>
        <w:ind w:firstLine="442"/>
      </w:pPr>
    </w:p>
    <w:p w14:paraId="0A467296">
      <w:pPr>
        <w:pStyle w:val="59"/>
        <w:spacing w:before="291"/>
        <w:jc w:val="left"/>
      </w:pPr>
      <w:bookmarkStart w:id="32" w:name="_Toc195575008"/>
      <w:commentRangeStart w:id="12"/>
      <w:r>
        <w:rPr>
          <w:rFonts w:hint="eastAsia"/>
        </w:rPr>
        <w:t>系统数据分析</w:t>
      </w:r>
      <w:commentRangeEnd w:id="12"/>
      <w:r>
        <w:rPr>
          <w:rStyle w:val="39"/>
          <w:rFonts w:ascii="Times New Roman" w:hAnsi="Times New Roman" w:eastAsia="宋体"/>
          <w:b w:val="0"/>
          <w:bCs w:val="0"/>
        </w:rPr>
        <w:commentReference w:id="12"/>
      </w:r>
      <w:bookmarkEnd w:id="32"/>
    </w:p>
    <w:p w14:paraId="4BA6AB73">
      <w:pPr>
        <w:pStyle w:val="10"/>
        <w:ind w:firstLine="442"/>
      </w:pPr>
      <w:commentRangeStart w:id="13"/>
      <w:r>
        <w:rPr>
          <w:rFonts w:hint="eastAsia"/>
        </w:rPr>
        <w:t>在系统数据建模阶段，</w:t>
      </w:r>
      <w:del w:id="18" w:author="scu" w:date="2025-04-16T09:51:00Z">
        <w:r>
          <w:rPr>
            <w:rFonts w:hint="eastAsia"/>
          </w:rPr>
          <w:delText>我</w:delText>
        </w:r>
      </w:del>
      <w:ins w:id="19" w:author="scu" w:date="2025-04-16T09:51:00Z">
        <w:r>
          <w:rPr>
            <w:rFonts w:hint="eastAsia"/>
          </w:rPr>
          <w:t>本文</w:t>
        </w:r>
      </w:ins>
      <w:r>
        <w:rPr>
          <w:rFonts w:hint="eastAsia"/>
        </w:rPr>
        <w:t>采用Pydantic库来定义实体的数据结构，通过严格的数据类型校验，简化了FastAPI框架中的API序列化过程。数据模型主要包括以下3个：</w:t>
      </w:r>
    </w:p>
    <w:p w14:paraId="540C3524">
      <w:pPr>
        <w:pStyle w:val="60"/>
      </w:pPr>
      <w:r>
        <w:t>用户数据模型</w:t>
      </w:r>
    </w:p>
    <w:p w14:paraId="735F822A">
      <w:pPr>
        <w:pStyle w:val="10"/>
        <w:ind w:firstLine="442"/>
      </w:pPr>
      <w:r>
        <w:rPr>
          <w:rFonts w:hint="eastAsia"/>
        </w:rPr>
        <w:t>以用户数据模型User为例，username和email设置为字符串类型，其中email进一步使用了EmailStr类型，能够确保字符串符合电子邮件的格式规范；password字段存储的是经过bcrypt算法加密后的哈希值，而非密码的明文；avatar为可选字符串类型Optional[str]，意思为允许用户不设置头像；role和status字段包含默认值（'user', 'active'），同时也为后续的角色权限管理（RBAC）和用户状态控制保证默认情况；created_at字段使用datetime类型记录用户创建时的时间戳，便于后续的图表追踪和分析。</w:t>
      </w:r>
      <w:commentRangeEnd w:id="13"/>
      <w:r>
        <w:rPr>
          <w:rStyle w:val="39"/>
          <w:rFonts w:ascii="Times New Roman" w:hAnsi="Times New Roman" w:cs="Times New Roman"/>
        </w:rPr>
        <w:commentReference w:id="13"/>
      </w:r>
    </w:p>
    <w:p w14:paraId="3211682A">
      <w:pPr>
        <w:pStyle w:val="84"/>
      </w:pPr>
      <w:r>
        <mc:AlternateContent>
          <mc:Choice Requires="wps">
            <w:drawing>
              <wp:inline distT="0" distB="0" distL="0" distR="0">
                <wp:extent cx="5880100" cy="1806575"/>
                <wp:effectExtent l="0" t="0" r="25400" b="22225"/>
                <wp:docPr id="81268181" name="文本框 2"/>
                <wp:cNvGraphicFramePr/>
                <a:graphic xmlns:a="http://schemas.openxmlformats.org/drawingml/2006/main">
                  <a:graphicData uri="http://schemas.microsoft.com/office/word/2010/wordprocessingShape">
                    <wps:wsp>
                      <wps:cNvSpPr>
                        <a:spLocks noChangeArrowheads="1"/>
                      </wps:cNvSpPr>
                      <wps:spPr>
                        <a:xfrm>
                          <a:off x="0" y="0"/>
                          <a:ext cx="5880100" cy="1806575"/>
                        </a:xfrm>
                        <a:prstGeom prst="rect">
                          <a:avLst/>
                        </a:prstGeom>
                        <a:solidFill>
                          <a:srgbClr val="FFFFFF"/>
                        </a:solidFill>
                        <a:ln w="9525" cmpd="sng">
                          <a:solidFill>
                            <a:srgbClr val="000000"/>
                          </a:solidFill>
                          <a:miter lim="800000"/>
                        </a:ln>
                      </wps:spPr>
                      <wps:txbx>
                        <w:txbxContent>
                          <w:p w14:paraId="3A9667A9">
                            <w:pPr>
                              <w:pStyle w:val="63"/>
                            </w:pPr>
                            <w:r>
                              <w:rPr>
                                <w:rStyle w:val="64"/>
                              </w:rPr>
                              <w:t>class</w:t>
                            </w:r>
                            <w:r>
                              <w:rPr>
                                <w:rStyle w:val="66"/>
                              </w:rPr>
                              <w:t xml:space="preserve"> User(BaseModel):</w:t>
                            </w:r>
                            <w:r>
                              <w:br w:type="textWrapping"/>
                            </w:r>
                            <w:r>
                              <w:rPr>
                                <w:rStyle w:val="66"/>
                              </w:rPr>
                              <w:t xml:space="preserve">    </w:t>
                            </w:r>
                            <w:r>
                              <w:rPr>
                                <w:rStyle w:val="65"/>
                              </w:rPr>
                              <w:t>id</w:t>
                            </w:r>
                            <w:r>
                              <w:rPr>
                                <w:rStyle w:val="66"/>
                              </w:rPr>
                              <w:t xml:space="preserve">: </w:t>
                            </w:r>
                            <w:r>
                              <w:rPr>
                                <w:rStyle w:val="65"/>
                              </w:rPr>
                              <w:t>str</w:t>
                            </w:r>
                            <w:r>
                              <w:br w:type="textWrapping"/>
                            </w:r>
                            <w:r>
                              <w:rPr>
                                <w:rStyle w:val="66"/>
                              </w:rPr>
                              <w:t xml:space="preserve">    username: </w:t>
                            </w:r>
                            <w:r>
                              <w:rPr>
                                <w:rStyle w:val="65"/>
                              </w:rPr>
                              <w:t>str</w:t>
                            </w:r>
                            <w:r>
                              <w:br w:type="textWrapping"/>
                            </w:r>
                            <w:r>
                              <w:rPr>
                                <w:rStyle w:val="66"/>
                              </w:rPr>
                              <w:t xml:space="preserve">    email: EmailStr</w:t>
                            </w:r>
                            <w:r>
                              <w:br w:type="textWrapping"/>
                            </w:r>
                            <w:r>
                              <w:rPr>
                                <w:rStyle w:val="66"/>
                              </w:rPr>
                              <w:t xml:space="preserve">    password: </w:t>
                            </w:r>
                            <w:r>
                              <w:rPr>
                                <w:rStyle w:val="65"/>
                              </w:rPr>
                              <w:t>str</w:t>
                            </w:r>
                            <w:r>
                              <w:br w:type="textWrapping"/>
                            </w:r>
                            <w:r>
                              <w:rPr>
                                <w:rStyle w:val="66"/>
                              </w:rPr>
                              <w:t xml:space="preserve">    avatar: Optional[</w:t>
                            </w:r>
                            <w:r>
                              <w:rPr>
                                <w:rStyle w:val="65"/>
                              </w:rPr>
                              <w:t>str</w:t>
                            </w:r>
                            <w:r>
                              <w:rPr>
                                <w:rStyle w:val="66"/>
                              </w:rPr>
                              <w:t xml:space="preserve">] </w:t>
                            </w:r>
                            <w:r>
                              <w:rPr>
                                <w:rStyle w:val="83"/>
                              </w:rPr>
                              <w:t>=</w:t>
                            </w:r>
                            <w:r>
                              <w:rPr>
                                <w:rStyle w:val="66"/>
                              </w:rPr>
                              <w:t xml:space="preserve"> </w:t>
                            </w:r>
                            <w:r>
                              <w:rPr>
                                <w:rStyle w:val="82"/>
                              </w:rPr>
                              <w:t>None</w:t>
                            </w:r>
                            <w:r>
                              <w:br w:type="textWrapping"/>
                            </w:r>
                            <w:r>
                              <w:rPr>
                                <w:rStyle w:val="66"/>
                              </w:rPr>
                              <w:t xml:space="preserve">    role: </w:t>
                            </w:r>
                            <w:r>
                              <w:rPr>
                                <w:rStyle w:val="65"/>
                              </w:rPr>
                              <w:t>str</w:t>
                            </w:r>
                            <w:r>
                              <w:rPr>
                                <w:rStyle w:val="66"/>
                              </w:rPr>
                              <w:t xml:space="preserve"> </w:t>
                            </w:r>
                            <w:r>
                              <w:rPr>
                                <w:rStyle w:val="83"/>
                              </w:rPr>
                              <w:t>=</w:t>
                            </w:r>
                            <w:r>
                              <w:rPr>
                                <w:rStyle w:val="66"/>
                              </w:rPr>
                              <w:t xml:space="preserve"> </w:t>
                            </w:r>
                            <w:r>
                              <w:rPr>
                                <w:rStyle w:val="81"/>
                              </w:rPr>
                              <w:t>"user"</w:t>
                            </w:r>
                            <w:r>
                              <w:br w:type="textWrapping"/>
                            </w:r>
                            <w:r>
                              <w:rPr>
                                <w:rStyle w:val="66"/>
                              </w:rPr>
                              <w:t xml:space="preserve">    status: </w:t>
                            </w:r>
                            <w:r>
                              <w:rPr>
                                <w:rStyle w:val="65"/>
                              </w:rPr>
                              <w:t>str</w:t>
                            </w:r>
                            <w:r>
                              <w:rPr>
                                <w:rStyle w:val="66"/>
                              </w:rPr>
                              <w:t xml:space="preserve"> </w:t>
                            </w:r>
                            <w:r>
                              <w:rPr>
                                <w:rStyle w:val="83"/>
                              </w:rPr>
                              <w:t>=</w:t>
                            </w:r>
                            <w:r>
                              <w:rPr>
                                <w:rStyle w:val="66"/>
                              </w:rPr>
                              <w:t xml:space="preserve"> </w:t>
                            </w:r>
                            <w:r>
                              <w:rPr>
                                <w:rStyle w:val="81"/>
                              </w:rPr>
                              <w:t>"active"</w:t>
                            </w:r>
                            <w:r>
                              <w:br w:type="textWrapping"/>
                            </w:r>
                            <w:r>
                              <w:rPr>
                                <w:rStyle w:val="66"/>
                              </w:rPr>
                              <w:t xml:space="preserve">    created_at: datetime</w:t>
                            </w:r>
                          </w:p>
                          <w:p w14:paraId="3713A0ED">
                            <w:pPr>
                              <w:pStyle w:val="63"/>
                            </w:pPr>
                          </w:p>
                        </w:txbxContent>
                      </wps:txbx>
                      <wps:bodyPr rot="0" vert="horz" wrap="square" lIns="91440" tIns="45720" rIns="91440" bIns="45720" anchor="t" anchorCtr="0" upright="1">
                        <a:noAutofit/>
                      </wps:bodyPr>
                    </wps:wsp>
                  </a:graphicData>
                </a:graphic>
              </wp:inline>
            </w:drawing>
          </mc:Choice>
          <mc:Fallback>
            <w:pict>
              <v:rect id="文本框 2" o:spid="_x0000_s1026" o:spt="1" style="height:142.25pt;width:463pt;" fillcolor="#FFFFFF" filled="t" stroked="t" coordsize="21600,21600" o:gfxdata="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naR0J9QAAAAFAQAADwAAAAAAAAABACAAAAAiAAAAZHJzL2Rv&#10;d25yZXYueG1sUEsBAhQAFAAAAAgAh07iQMmmdGM+AgAAggQAAA4AAAAAAAAAAQAgAAAAIwEAAGRy&#10;cy9lMm9Eb2MueG1sUEsFBgAAAAAGAAYAWQEAANMFAAAAAA==&#10;">
                <v:fill on="t" focussize="0,0"/>
                <v:stroke color="#000000" miterlimit="8" joinstyle="miter"/>
                <v:imagedata o:title=""/>
                <o:lock v:ext="edit" aspectratio="f"/>
                <v:textbox>
                  <w:txbxContent>
                    <w:p w14:paraId="3A9667A9">
                      <w:pPr>
                        <w:pStyle w:val="63"/>
                      </w:pPr>
                      <w:r>
                        <w:rPr>
                          <w:rStyle w:val="64"/>
                        </w:rPr>
                        <w:t>class</w:t>
                      </w:r>
                      <w:r>
                        <w:rPr>
                          <w:rStyle w:val="66"/>
                        </w:rPr>
                        <w:t xml:space="preserve"> User(BaseModel):</w:t>
                      </w:r>
                      <w:r>
                        <w:br w:type="textWrapping"/>
                      </w:r>
                      <w:r>
                        <w:rPr>
                          <w:rStyle w:val="66"/>
                        </w:rPr>
                        <w:t xml:space="preserve">    </w:t>
                      </w:r>
                      <w:r>
                        <w:rPr>
                          <w:rStyle w:val="65"/>
                        </w:rPr>
                        <w:t>id</w:t>
                      </w:r>
                      <w:r>
                        <w:rPr>
                          <w:rStyle w:val="66"/>
                        </w:rPr>
                        <w:t xml:space="preserve">: </w:t>
                      </w:r>
                      <w:r>
                        <w:rPr>
                          <w:rStyle w:val="65"/>
                        </w:rPr>
                        <w:t>str</w:t>
                      </w:r>
                      <w:r>
                        <w:br w:type="textWrapping"/>
                      </w:r>
                      <w:r>
                        <w:rPr>
                          <w:rStyle w:val="66"/>
                        </w:rPr>
                        <w:t xml:space="preserve">    username: </w:t>
                      </w:r>
                      <w:r>
                        <w:rPr>
                          <w:rStyle w:val="65"/>
                        </w:rPr>
                        <w:t>str</w:t>
                      </w:r>
                      <w:r>
                        <w:br w:type="textWrapping"/>
                      </w:r>
                      <w:r>
                        <w:rPr>
                          <w:rStyle w:val="66"/>
                        </w:rPr>
                        <w:t xml:space="preserve">    email: EmailStr</w:t>
                      </w:r>
                      <w:r>
                        <w:br w:type="textWrapping"/>
                      </w:r>
                      <w:r>
                        <w:rPr>
                          <w:rStyle w:val="66"/>
                        </w:rPr>
                        <w:t xml:space="preserve">    password: </w:t>
                      </w:r>
                      <w:r>
                        <w:rPr>
                          <w:rStyle w:val="65"/>
                        </w:rPr>
                        <w:t>str</w:t>
                      </w:r>
                      <w:r>
                        <w:br w:type="textWrapping"/>
                      </w:r>
                      <w:r>
                        <w:rPr>
                          <w:rStyle w:val="66"/>
                        </w:rPr>
                        <w:t xml:space="preserve">    avatar: Optional[</w:t>
                      </w:r>
                      <w:r>
                        <w:rPr>
                          <w:rStyle w:val="65"/>
                        </w:rPr>
                        <w:t>str</w:t>
                      </w:r>
                      <w:r>
                        <w:rPr>
                          <w:rStyle w:val="66"/>
                        </w:rPr>
                        <w:t xml:space="preserve">] </w:t>
                      </w:r>
                      <w:r>
                        <w:rPr>
                          <w:rStyle w:val="83"/>
                        </w:rPr>
                        <w:t>=</w:t>
                      </w:r>
                      <w:r>
                        <w:rPr>
                          <w:rStyle w:val="66"/>
                        </w:rPr>
                        <w:t xml:space="preserve"> </w:t>
                      </w:r>
                      <w:r>
                        <w:rPr>
                          <w:rStyle w:val="82"/>
                        </w:rPr>
                        <w:t>None</w:t>
                      </w:r>
                      <w:r>
                        <w:br w:type="textWrapping"/>
                      </w:r>
                      <w:r>
                        <w:rPr>
                          <w:rStyle w:val="66"/>
                        </w:rPr>
                        <w:t xml:space="preserve">    role: </w:t>
                      </w:r>
                      <w:r>
                        <w:rPr>
                          <w:rStyle w:val="65"/>
                        </w:rPr>
                        <w:t>str</w:t>
                      </w:r>
                      <w:r>
                        <w:rPr>
                          <w:rStyle w:val="66"/>
                        </w:rPr>
                        <w:t xml:space="preserve"> </w:t>
                      </w:r>
                      <w:r>
                        <w:rPr>
                          <w:rStyle w:val="83"/>
                        </w:rPr>
                        <w:t>=</w:t>
                      </w:r>
                      <w:r>
                        <w:rPr>
                          <w:rStyle w:val="66"/>
                        </w:rPr>
                        <w:t xml:space="preserve"> </w:t>
                      </w:r>
                      <w:r>
                        <w:rPr>
                          <w:rStyle w:val="81"/>
                        </w:rPr>
                        <w:t>"user"</w:t>
                      </w:r>
                      <w:r>
                        <w:br w:type="textWrapping"/>
                      </w:r>
                      <w:r>
                        <w:rPr>
                          <w:rStyle w:val="66"/>
                        </w:rPr>
                        <w:t xml:space="preserve">    status: </w:t>
                      </w:r>
                      <w:r>
                        <w:rPr>
                          <w:rStyle w:val="65"/>
                        </w:rPr>
                        <w:t>str</w:t>
                      </w:r>
                      <w:r>
                        <w:rPr>
                          <w:rStyle w:val="66"/>
                        </w:rPr>
                        <w:t xml:space="preserve"> </w:t>
                      </w:r>
                      <w:r>
                        <w:rPr>
                          <w:rStyle w:val="83"/>
                        </w:rPr>
                        <w:t>=</w:t>
                      </w:r>
                      <w:r>
                        <w:rPr>
                          <w:rStyle w:val="66"/>
                        </w:rPr>
                        <w:t xml:space="preserve"> </w:t>
                      </w:r>
                      <w:r>
                        <w:rPr>
                          <w:rStyle w:val="81"/>
                        </w:rPr>
                        <w:t>"active"</w:t>
                      </w:r>
                      <w:r>
                        <w:br w:type="textWrapping"/>
                      </w:r>
                      <w:r>
                        <w:rPr>
                          <w:rStyle w:val="66"/>
                        </w:rPr>
                        <w:t xml:space="preserve">    created_at: datetime</w:t>
                      </w:r>
                    </w:p>
                    <w:p w14:paraId="3713A0ED">
                      <w:pPr>
                        <w:pStyle w:val="63"/>
                      </w:pPr>
                    </w:p>
                  </w:txbxContent>
                </v:textbox>
                <w10:wrap type="none"/>
                <w10:anchorlock/>
              </v:rect>
            </w:pict>
          </mc:Fallback>
        </mc:AlternateContent>
      </w:r>
    </w:p>
    <w:p w14:paraId="60D5E41B">
      <w:pPr>
        <w:pStyle w:val="60"/>
      </w:pPr>
      <w:r>
        <w:t>电影数据模型</w:t>
      </w:r>
    </w:p>
    <w:p w14:paraId="089CB947">
      <w:pPr>
        <w:pStyle w:val="10"/>
        <w:ind w:firstLine="442"/>
      </w:pPr>
      <w:r>
        <w:rPr>
          <w:rFonts w:hint="eastAsia"/>
        </w:rPr>
        <w:t>电影数据模型Movie中，title, director, description等文本信息采用字符串类型，演员actors和类型genres为字符串列表，支持多值存储和查询；release_date使用date类型，rating评分数据使用float类型。</w:t>
      </w:r>
    </w:p>
    <w:p w14:paraId="7F7C879F">
      <w:pPr>
        <w:pStyle w:val="84"/>
      </w:pPr>
      <w:r>
        <mc:AlternateContent>
          <mc:Choice Requires="wps">
            <w:drawing>
              <wp:inline distT="0" distB="0" distL="0" distR="0">
                <wp:extent cx="5861050" cy="2159000"/>
                <wp:effectExtent l="0" t="0" r="25400" b="12700"/>
                <wp:docPr id="1233126206" name="文本框 2"/>
                <wp:cNvGraphicFramePr/>
                <a:graphic xmlns:a="http://schemas.openxmlformats.org/drawingml/2006/main">
                  <a:graphicData uri="http://schemas.microsoft.com/office/word/2010/wordprocessingShape">
                    <wps:wsp>
                      <wps:cNvSpPr>
                        <a:spLocks noChangeArrowheads="1"/>
                      </wps:cNvSpPr>
                      <wps:spPr>
                        <a:xfrm>
                          <a:off x="0" y="0"/>
                          <a:ext cx="5861050" cy="2159000"/>
                        </a:xfrm>
                        <a:prstGeom prst="rect">
                          <a:avLst/>
                        </a:prstGeom>
                        <a:solidFill>
                          <a:srgbClr val="FFFFFF"/>
                        </a:solidFill>
                        <a:ln w="9525" cmpd="sng">
                          <a:solidFill>
                            <a:srgbClr val="000000"/>
                          </a:solidFill>
                          <a:miter lim="800000"/>
                        </a:ln>
                      </wps:spPr>
                      <wps:txbx>
                        <w:txbxContent>
                          <w:p w14:paraId="44475B4D">
                            <w:pPr>
                              <w:pStyle w:val="63"/>
                            </w:pPr>
                            <w:r>
                              <w:rPr>
                                <w:rStyle w:val="64"/>
                              </w:rPr>
                              <w:t>class</w:t>
                            </w:r>
                            <w:r>
                              <w:rPr>
                                <w:rStyle w:val="66"/>
                              </w:rPr>
                              <w:t xml:space="preserve"> Movie(BaseModel):</w:t>
                            </w:r>
                            <w:r>
                              <w:br w:type="textWrapping"/>
                            </w:r>
                            <w:r>
                              <w:rPr>
                                <w:rStyle w:val="66"/>
                              </w:rPr>
                              <w:t xml:space="preserve">    </w:t>
                            </w:r>
                            <w:r>
                              <w:rPr>
                                <w:rStyle w:val="65"/>
                              </w:rPr>
                              <w:t>id</w:t>
                            </w:r>
                            <w:r>
                              <w:rPr>
                                <w:rStyle w:val="66"/>
                              </w:rPr>
                              <w:t xml:space="preserve">: </w:t>
                            </w:r>
                            <w:r>
                              <w:rPr>
                                <w:rStyle w:val="65"/>
                              </w:rPr>
                              <w:t>str</w:t>
                            </w:r>
                            <w:r>
                              <w:br w:type="textWrapping"/>
                            </w:r>
                            <w:r>
                              <w:rPr>
                                <w:rStyle w:val="66"/>
                              </w:rPr>
                              <w:t xml:space="preserve">    title: </w:t>
                            </w:r>
                            <w:r>
                              <w:rPr>
                                <w:rStyle w:val="65"/>
                              </w:rPr>
                              <w:t>str</w:t>
                            </w:r>
                            <w:r>
                              <w:br w:type="textWrapping"/>
                            </w:r>
                            <w:r>
                              <w:rPr>
                                <w:rStyle w:val="66"/>
                              </w:rPr>
                              <w:t xml:space="preserve">    director: </w:t>
                            </w:r>
                            <w:r>
                              <w:rPr>
                                <w:rStyle w:val="65"/>
                              </w:rPr>
                              <w:t>str</w:t>
                            </w:r>
                            <w:r>
                              <w:br w:type="textWrapping"/>
                            </w:r>
                            <w:r>
                              <w:rPr>
                                <w:rStyle w:val="66"/>
                              </w:rPr>
                              <w:t xml:space="preserve">    actors: List[</w:t>
                            </w:r>
                            <w:r>
                              <w:rPr>
                                <w:rStyle w:val="65"/>
                              </w:rPr>
                              <w:t>str</w:t>
                            </w:r>
                            <w:r>
                              <w:rPr>
                                <w:rStyle w:val="66"/>
                              </w:rPr>
                              <w:t>]</w:t>
                            </w:r>
                            <w:r>
                              <w:br w:type="textWrapping"/>
                            </w:r>
                            <w:r>
                              <w:rPr>
                                <w:rStyle w:val="66"/>
                              </w:rPr>
                              <w:t xml:space="preserve">    genres: List[</w:t>
                            </w:r>
                            <w:r>
                              <w:rPr>
                                <w:rStyle w:val="65"/>
                              </w:rPr>
                              <w:t>str</w:t>
                            </w:r>
                            <w:r>
                              <w:rPr>
                                <w:rStyle w:val="66"/>
                              </w:rPr>
                              <w:t>]</w:t>
                            </w:r>
                            <w:r>
                              <w:br w:type="textWrapping"/>
                            </w:r>
                            <w:r>
                              <w:rPr>
                                <w:rStyle w:val="66"/>
                              </w:rPr>
                              <w:t xml:space="preserve">    release_date: date</w:t>
                            </w:r>
                            <w:r>
                              <w:br w:type="textWrapping"/>
                            </w:r>
                            <w:r>
                              <w:rPr>
                                <w:rStyle w:val="66"/>
                              </w:rPr>
                              <w:t xml:space="preserve">    rating: </w:t>
                            </w:r>
                            <w:r>
                              <w:rPr>
                                <w:rStyle w:val="65"/>
                              </w:rPr>
                              <w:t>float</w:t>
                            </w:r>
                            <w:r>
                              <w:br w:type="textWrapping"/>
                            </w:r>
                            <w:r>
                              <w:rPr>
                                <w:rStyle w:val="66"/>
                              </w:rPr>
                              <w:t xml:space="preserve">    poster: </w:t>
                            </w:r>
                            <w:r>
                              <w:rPr>
                                <w:rStyle w:val="65"/>
                              </w:rPr>
                              <w:t>str</w:t>
                            </w:r>
                            <w:r>
                              <w:br w:type="textWrapping"/>
                            </w:r>
                            <w:r>
                              <w:rPr>
                                <w:rStyle w:val="66"/>
                              </w:rPr>
                              <w:t xml:space="preserve">    description: </w:t>
                            </w:r>
                            <w:r>
                              <w:rPr>
                                <w:rStyle w:val="65"/>
                              </w:rPr>
                              <w:t>str</w:t>
                            </w:r>
                            <w:r>
                              <w:br w:type="textWrapping"/>
                            </w:r>
                            <w:r>
                              <w:rPr>
                                <w:rStyle w:val="66"/>
                              </w:rPr>
                              <w:t xml:space="preserve">    created_at: datetime</w:t>
                            </w:r>
                          </w:p>
                          <w:p w14:paraId="00866C4C">
                            <w:pPr>
                              <w:pStyle w:val="80"/>
                            </w:pPr>
                          </w:p>
                        </w:txbxContent>
                      </wps:txbx>
                      <wps:bodyPr rot="0" vert="horz" wrap="square" lIns="91440" tIns="45720" rIns="91440" bIns="45720" anchor="t" anchorCtr="0" upright="1">
                        <a:noAutofit/>
                      </wps:bodyPr>
                    </wps:wsp>
                  </a:graphicData>
                </a:graphic>
              </wp:inline>
            </w:drawing>
          </mc:Choice>
          <mc:Fallback>
            <w:pict>
              <v:rect id="文本框 2" o:spid="_x0000_s1026" o:spt="1" style="height:170pt;width:461.5pt;" fillcolor="#FFFFFF" filled="t" stroked="t" coordsize="21600,21600" o:gfxdata="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&#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IYQWUPTAAAABQEAAA8AAAAAAAAAAQAgAAAAIgAAAGRy&#10;cy9kb3ducmV2LnhtbFBLAQIUABQAAAAIAIdO4kDHBaXrQwIAAIQEAAAOAAAAAAAAAAEAIAAAACIB&#10;AABkcnMvZTJvRG9jLnhtbFBLBQYAAAAABgAGAFkBAADXBQAAAAA=&#10;">
                <v:fill on="t" focussize="0,0"/>
                <v:stroke color="#000000" miterlimit="8" joinstyle="miter"/>
                <v:imagedata o:title=""/>
                <o:lock v:ext="edit" aspectratio="f"/>
                <v:textbox>
                  <w:txbxContent>
                    <w:p w14:paraId="44475B4D">
                      <w:pPr>
                        <w:pStyle w:val="63"/>
                      </w:pPr>
                      <w:r>
                        <w:rPr>
                          <w:rStyle w:val="64"/>
                        </w:rPr>
                        <w:t>class</w:t>
                      </w:r>
                      <w:r>
                        <w:rPr>
                          <w:rStyle w:val="66"/>
                        </w:rPr>
                        <w:t xml:space="preserve"> Movie(BaseModel):</w:t>
                      </w:r>
                      <w:r>
                        <w:br w:type="textWrapping"/>
                      </w:r>
                      <w:r>
                        <w:rPr>
                          <w:rStyle w:val="66"/>
                        </w:rPr>
                        <w:t xml:space="preserve">    </w:t>
                      </w:r>
                      <w:r>
                        <w:rPr>
                          <w:rStyle w:val="65"/>
                        </w:rPr>
                        <w:t>id</w:t>
                      </w:r>
                      <w:r>
                        <w:rPr>
                          <w:rStyle w:val="66"/>
                        </w:rPr>
                        <w:t xml:space="preserve">: </w:t>
                      </w:r>
                      <w:r>
                        <w:rPr>
                          <w:rStyle w:val="65"/>
                        </w:rPr>
                        <w:t>str</w:t>
                      </w:r>
                      <w:r>
                        <w:br w:type="textWrapping"/>
                      </w:r>
                      <w:r>
                        <w:rPr>
                          <w:rStyle w:val="66"/>
                        </w:rPr>
                        <w:t xml:space="preserve">    title: </w:t>
                      </w:r>
                      <w:r>
                        <w:rPr>
                          <w:rStyle w:val="65"/>
                        </w:rPr>
                        <w:t>str</w:t>
                      </w:r>
                      <w:r>
                        <w:br w:type="textWrapping"/>
                      </w:r>
                      <w:r>
                        <w:rPr>
                          <w:rStyle w:val="66"/>
                        </w:rPr>
                        <w:t xml:space="preserve">    director: </w:t>
                      </w:r>
                      <w:r>
                        <w:rPr>
                          <w:rStyle w:val="65"/>
                        </w:rPr>
                        <w:t>str</w:t>
                      </w:r>
                      <w:r>
                        <w:br w:type="textWrapping"/>
                      </w:r>
                      <w:r>
                        <w:rPr>
                          <w:rStyle w:val="66"/>
                        </w:rPr>
                        <w:t xml:space="preserve">    actors: List[</w:t>
                      </w:r>
                      <w:r>
                        <w:rPr>
                          <w:rStyle w:val="65"/>
                        </w:rPr>
                        <w:t>str</w:t>
                      </w:r>
                      <w:r>
                        <w:rPr>
                          <w:rStyle w:val="66"/>
                        </w:rPr>
                        <w:t>]</w:t>
                      </w:r>
                      <w:r>
                        <w:br w:type="textWrapping"/>
                      </w:r>
                      <w:r>
                        <w:rPr>
                          <w:rStyle w:val="66"/>
                        </w:rPr>
                        <w:t xml:space="preserve">    genres: List[</w:t>
                      </w:r>
                      <w:r>
                        <w:rPr>
                          <w:rStyle w:val="65"/>
                        </w:rPr>
                        <w:t>str</w:t>
                      </w:r>
                      <w:r>
                        <w:rPr>
                          <w:rStyle w:val="66"/>
                        </w:rPr>
                        <w:t>]</w:t>
                      </w:r>
                      <w:r>
                        <w:br w:type="textWrapping"/>
                      </w:r>
                      <w:r>
                        <w:rPr>
                          <w:rStyle w:val="66"/>
                        </w:rPr>
                        <w:t xml:space="preserve">    release_date: date</w:t>
                      </w:r>
                      <w:r>
                        <w:br w:type="textWrapping"/>
                      </w:r>
                      <w:r>
                        <w:rPr>
                          <w:rStyle w:val="66"/>
                        </w:rPr>
                        <w:t xml:space="preserve">    rating: </w:t>
                      </w:r>
                      <w:r>
                        <w:rPr>
                          <w:rStyle w:val="65"/>
                        </w:rPr>
                        <w:t>float</w:t>
                      </w:r>
                      <w:r>
                        <w:br w:type="textWrapping"/>
                      </w:r>
                      <w:r>
                        <w:rPr>
                          <w:rStyle w:val="66"/>
                        </w:rPr>
                        <w:t xml:space="preserve">    poster: </w:t>
                      </w:r>
                      <w:r>
                        <w:rPr>
                          <w:rStyle w:val="65"/>
                        </w:rPr>
                        <w:t>str</w:t>
                      </w:r>
                      <w:r>
                        <w:br w:type="textWrapping"/>
                      </w:r>
                      <w:r>
                        <w:rPr>
                          <w:rStyle w:val="66"/>
                        </w:rPr>
                        <w:t xml:space="preserve">    description: </w:t>
                      </w:r>
                      <w:r>
                        <w:rPr>
                          <w:rStyle w:val="65"/>
                        </w:rPr>
                        <w:t>str</w:t>
                      </w:r>
                      <w:r>
                        <w:br w:type="textWrapping"/>
                      </w:r>
                      <w:r>
                        <w:rPr>
                          <w:rStyle w:val="66"/>
                        </w:rPr>
                        <w:t xml:space="preserve">    created_at: datetime</w:t>
                      </w:r>
                    </w:p>
                    <w:p w14:paraId="00866C4C">
                      <w:pPr>
                        <w:pStyle w:val="80"/>
                      </w:pPr>
                    </w:p>
                  </w:txbxContent>
                </v:textbox>
                <w10:wrap type="none"/>
                <w10:anchorlock/>
              </v:rect>
            </w:pict>
          </mc:Fallback>
        </mc:AlternateContent>
      </w:r>
    </w:p>
    <w:p w14:paraId="676BCCC1">
      <w:pPr>
        <w:pStyle w:val="10"/>
        <w:ind w:firstLine="0" w:firstLineChars="0"/>
      </w:pPr>
    </w:p>
    <w:p w14:paraId="2D9AFAD4">
      <w:pPr>
        <w:pStyle w:val="60"/>
      </w:pPr>
      <w:r>
        <w:t>评论数据模型</w:t>
      </w:r>
    </w:p>
    <w:p w14:paraId="2D957461">
      <w:pPr>
        <w:pStyle w:val="10"/>
        <w:ind w:firstLine="442"/>
      </w:pPr>
      <w:r>
        <w:rPr>
          <w:rFonts w:hint="eastAsia"/>
        </w:rPr>
        <w:t>评论数据模型Review包含了评论内容content、用户评分rating以及情感倾向sentiment，其中 user_id和movie_id为外键。这些Pydantic模型定义好了程序内部的数据结构，同时也映射到了MongoDB数据库中的文档结构，能够确保数据在系统各层中的一致性与有效性。</w:t>
      </w:r>
    </w:p>
    <w:p w14:paraId="599E6D27">
      <w:pPr>
        <w:pStyle w:val="84"/>
      </w:pPr>
      <w:r>
        <mc:AlternateContent>
          <mc:Choice Requires="wps">
            <w:drawing>
              <wp:inline distT="0" distB="0" distL="0" distR="0">
                <wp:extent cx="5861050" cy="1600200"/>
                <wp:effectExtent l="0" t="0" r="25400" b="19050"/>
                <wp:docPr id="1576512193" name="文本框 2"/>
                <wp:cNvGraphicFramePr/>
                <a:graphic xmlns:a="http://schemas.openxmlformats.org/drawingml/2006/main">
                  <a:graphicData uri="http://schemas.microsoft.com/office/word/2010/wordprocessingShape">
                    <wps:wsp>
                      <wps:cNvSpPr>
                        <a:spLocks noChangeArrowheads="1"/>
                      </wps:cNvSpPr>
                      <wps:spPr>
                        <a:xfrm>
                          <a:off x="0" y="0"/>
                          <a:ext cx="5861050" cy="1600200"/>
                        </a:xfrm>
                        <a:prstGeom prst="rect">
                          <a:avLst/>
                        </a:prstGeom>
                        <a:solidFill>
                          <a:srgbClr val="FFFFFF"/>
                        </a:solidFill>
                        <a:ln w="9525" cmpd="sng">
                          <a:solidFill>
                            <a:srgbClr val="000000"/>
                          </a:solidFill>
                          <a:miter lim="800000"/>
                        </a:ln>
                      </wps:spPr>
                      <wps:txbx>
                        <w:txbxContent>
                          <w:p w14:paraId="416A45B3">
                            <w:pPr>
                              <w:pStyle w:val="63"/>
                            </w:pPr>
                            <w:r>
                              <w:rPr>
                                <w:rStyle w:val="64"/>
                              </w:rPr>
                              <w:t>class</w:t>
                            </w:r>
                            <w:r>
                              <w:rPr>
                                <w:rStyle w:val="66"/>
                              </w:rPr>
                              <w:t xml:space="preserve"> Review(BaseModel):</w:t>
                            </w:r>
                            <w:r>
                              <w:br w:type="textWrapping"/>
                            </w:r>
                            <w:r>
                              <w:rPr>
                                <w:rStyle w:val="66"/>
                              </w:rPr>
                              <w:t xml:space="preserve">    </w:t>
                            </w:r>
                            <w:r>
                              <w:rPr>
                                <w:rStyle w:val="65"/>
                              </w:rPr>
                              <w:t>id</w:t>
                            </w:r>
                            <w:r>
                              <w:rPr>
                                <w:rStyle w:val="66"/>
                              </w:rPr>
                              <w:t xml:space="preserve">: </w:t>
                            </w:r>
                            <w:r>
                              <w:rPr>
                                <w:rStyle w:val="65"/>
                              </w:rPr>
                              <w:t>str</w:t>
                            </w:r>
                            <w:r>
                              <w:br w:type="textWrapping"/>
                            </w:r>
                            <w:r>
                              <w:rPr>
                                <w:rStyle w:val="66"/>
                              </w:rPr>
                              <w:t xml:space="preserve">    movie_id: </w:t>
                            </w:r>
                            <w:r>
                              <w:rPr>
                                <w:rStyle w:val="65"/>
                              </w:rPr>
                              <w:t>str</w:t>
                            </w:r>
                            <w:r>
                              <w:br w:type="textWrapping"/>
                            </w:r>
                            <w:r>
                              <w:rPr>
                                <w:rStyle w:val="66"/>
                              </w:rPr>
                              <w:t xml:space="preserve">    user_id: </w:t>
                            </w:r>
                            <w:r>
                              <w:rPr>
                                <w:rStyle w:val="65"/>
                              </w:rPr>
                              <w:t>str</w:t>
                            </w:r>
                            <w:r>
                              <w:br w:type="textWrapping"/>
                            </w:r>
                            <w:r>
                              <w:rPr>
                                <w:rStyle w:val="66"/>
                              </w:rPr>
                              <w:t xml:space="preserve">    content: </w:t>
                            </w:r>
                            <w:r>
                              <w:rPr>
                                <w:rStyle w:val="65"/>
                              </w:rPr>
                              <w:t>str</w:t>
                            </w:r>
                            <w:r>
                              <w:br w:type="textWrapping"/>
                            </w:r>
                            <w:r>
                              <w:rPr>
                                <w:rStyle w:val="66"/>
                              </w:rPr>
                              <w:t xml:space="preserve">    rating: </w:t>
                            </w:r>
                            <w:r>
                              <w:rPr>
                                <w:rStyle w:val="65"/>
                              </w:rPr>
                              <w:t>float</w:t>
                            </w:r>
                            <w:r>
                              <w:br w:type="textWrapping"/>
                            </w:r>
                            <w:r>
                              <w:rPr>
                                <w:rStyle w:val="66"/>
                              </w:rPr>
                              <w:t xml:space="preserve">    sentiment: </w:t>
                            </w:r>
                            <w:r>
                              <w:rPr>
                                <w:rStyle w:val="65"/>
                              </w:rPr>
                              <w:t>str</w:t>
                            </w:r>
                            <w:r>
                              <w:br w:type="textWrapping"/>
                            </w:r>
                            <w:r>
                              <w:rPr>
                                <w:rStyle w:val="66"/>
                              </w:rPr>
                              <w:t xml:space="preserve">    created_at: datetime</w:t>
                            </w:r>
                          </w:p>
                        </w:txbxContent>
                      </wps:txbx>
                      <wps:bodyPr rot="0" vert="horz" wrap="square" lIns="91440" tIns="45720" rIns="91440" bIns="45720" anchor="t" anchorCtr="0" upright="1">
                        <a:noAutofit/>
                      </wps:bodyPr>
                    </wps:wsp>
                  </a:graphicData>
                </a:graphic>
              </wp:inline>
            </w:drawing>
          </mc:Choice>
          <mc:Fallback>
            <w:pict>
              <v:rect id="文本框 2" o:spid="_x0000_s1026" o:spt="1" style="height:126pt;width:461.5pt;" fillcolor="#FFFFFF" filled="t" stroked="t" coordsize="21600,21600" o:gfxdata="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VIFlAdQAAAAFAQAADwAAAAAAAAABACAAAAAiAAAAZHJz&#10;L2Rvd25yZXYueG1sUEsBAhQAFAAAAAgAh07iQJnlYOVBAgAAhAQAAA4AAAAAAAAAAQAgAAAAIwEA&#10;AGRycy9lMm9Eb2MueG1sUEsFBgAAAAAGAAYAWQEAANYFAAAAAA==&#10;">
                <v:fill on="t" focussize="0,0"/>
                <v:stroke color="#000000" miterlimit="8" joinstyle="miter"/>
                <v:imagedata o:title=""/>
                <o:lock v:ext="edit" aspectratio="f"/>
                <v:textbox>
                  <w:txbxContent>
                    <w:p w14:paraId="416A45B3">
                      <w:pPr>
                        <w:pStyle w:val="63"/>
                      </w:pPr>
                      <w:r>
                        <w:rPr>
                          <w:rStyle w:val="64"/>
                        </w:rPr>
                        <w:t>class</w:t>
                      </w:r>
                      <w:r>
                        <w:rPr>
                          <w:rStyle w:val="66"/>
                        </w:rPr>
                        <w:t xml:space="preserve"> Review(BaseModel):</w:t>
                      </w:r>
                      <w:r>
                        <w:br w:type="textWrapping"/>
                      </w:r>
                      <w:r>
                        <w:rPr>
                          <w:rStyle w:val="66"/>
                        </w:rPr>
                        <w:t xml:space="preserve">    </w:t>
                      </w:r>
                      <w:r>
                        <w:rPr>
                          <w:rStyle w:val="65"/>
                        </w:rPr>
                        <w:t>id</w:t>
                      </w:r>
                      <w:r>
                        <w:rPr>
                          <w:rStyle w:val="66"/>
                        </w:rPr>
                        <w:t xml:space="preserve">: </w:t>
                      </w:r>
                      <w:r>
                        <w:rPr>
                          <w:rStyle w:val="65"/>
                        </w:rPr>
                        <w:t>str</w:t>
                      </w:r>
                      <w:r>
                        <w:br w:type="textWrapping"/>
                      </w:r>
                      <w:r>
                        <w:rPr>
                          <w:rStyle w:val="66"/>
                        </w:rPr>
                        <w:t xml:space="preserve">    movie_id: </w:t>
                      </w:r>
                      <w:r>
                        <w:rPr>
                          <w:rStyle w:val="65"/>
                        </w:rPr>
                        <w:t>str</w:t>
                      </w:r>
                      <w:r>
                        <w:br w:type="textWrapping"/>
                      </w:r>
                      <w:r>
                        <w:rPr>
                          <w:rStyle w:val="66"/>
                        </w:rPr>
                        <w:t xml:space="preserve">    user_id: </w:t>
                      </w:r>
                      <w:r>
                        <w:rPr>
                          <w:rStyle w:val="65"/>
                        </w:rPr>
                        <w:t>str</w:t>
                      </w:r>
                      <w:r>
                        <w:br w:type="textWrapping"/>
                      </w:r>
                      <w:r>
                        <w:rPr>
                          <w:rStyle w:val="66"/>
                        </w:rPr>
                        <w:t xml:space="preserve">    content: </w:t>
                      </w:r>
                      <w:r>
                        <w:rPr>
                          <w:rStyle w:val="65"/>
                        </w:rPr>
                        <w:t>str</w:t>
                      </w:r>
                      <w:r>
                        <w:br w:type="textWrapping"/>
                      </w:r>
                      <w:r>
                        <w:rPr>
                          <w:rStyle w:val="66"/>
                        </w:rPr>
                        <w:t xml:space="preserve">    rating: </w:t>
                      </w:r>
                      <w:r>
                        <w:rPr>
                          <w:rStyle w:val="65"/>
                        </w:rPr>
                        <w:t>float</w:t>
                      </w:r>
                      <w:r>
                        <w:br w:type="textWrapping"/>
                      </w:r>
                      <w:r>
                        <w:rPr>
                          <w:rStyle w:val="66"/>
                        </w:rPr>
                        <w:t xml:space="preserve">    sentiment: </w:t>
                      </w:r>
                      <w:r>
                        <w:rPr>
                          <w:rStyle w:val="65"/>
                        </w:rPr>
                        <w:t>str</w:t>
                      </w:r>
                      <w:r>
                        <w:br w:type="textWrapping"/>
                      </w:r>
                      <w:r>
                        <w:rPr>
                          <w:rStyle w:val="66"/>
                        </w:rPr>
                        <w:t xml:space="preserve">    created_at: datetime</w:t>
                      </w:r>
                    </w:p>
                  </w:txbxContent>
                </v:textbox>
                <w10:wrap type="none"/>
                <w10:anchorlock/>
              </v:rect>
            </w:pict>
          </mc:Fallback>
        </mc:AlternateContent>
      </w:r>
    </w:p>
    <w:p w14:paraId="2DCE48B0">
      <w:pPr>
        <w:pStyle w:val="59"/>
        <w:spacing w:before="291"/>
        <w:jc w:val="left"/>
      </w:pPr>
      <w:commentRangeStart w:id="14"/>
      <w:commentRangeStart w:id="15"/>
      <w:bookmarkStart w:id="33" w:name="_Toc195575009"/>
      <w:r>
        <w:rPr>
          <w:rFonts w:hint="eastAsia"/>
        </w:rPr>
        <w:t>系统功能分析</w:t>
      </w:r>
      <w:bookmarkEnd w:id="33"/>
    </w:p>
    <w:p w14:paraId="5DC74168">
      <w:pPr>
        <w:pStyle w:val="10"/>
        <w:ind w:firstLine="442"/>
      </w:pPr>
      <w:r>
        <w:rPr>
          <w:rFonts w:hint="eastAsia"/>
        </w:rPr>
        <w:t>系统功能点关系，流程图</w:t>
      </w:r>
      <w:commentRangeEnd w:id="14"/>
      <w:r>
        <w:rPr>
          <w:rStyle w:val="39"/>
          <w:rFonts w:ascii="Times New Roman" w:hAnsi="Times New Roman" w:cs="Times New Roman"/>
        </w:rPr>
        <w:commentReference w:id="14"/>
      </w:r>
      <w:commentRangeEnd w:id="15"/>
      <w:r>
        <w:rPr>
          <w:rStyle w:val="39"/>
          <w:rFonts w:ascii="Times New Roman" w:hAnsi="Times New Roman" w:cs="Times New Roman"/>
        </w:rPr>
        <w:commentReference w:id="15"/>
      </w:r>
    </w:p>
    <w:p w14:paraId="402518D5">
      <w:pPr>
        <w:pStyle w:val="10"/>
        <w:ind w:firstLine="442"/>
      </w:pPr>
    </w:p>
    <w:p w14:paraId="6A368C5A">
      <w:pPr>
        <w:pStyle w:val="56"/>
        <w:jc w:val="left"/>
      </w:pPr>
      <w:commentRangeStart w:id="16"/>
      <w:bookmarkStart w:id="34" w:name="_Toc195575010"/>
      <w:r>
        <w:rPr>
          <w:rFonts w:hint="eastAsia"/>
        </w:rPr>
        <w:t>系统设计</w:t>
      </w:r>
      <w:commentRangeEnd w:id="16"/>
      <w:r>
        <w:rPr>
          <w:rStyle w:val="39"/>
          <w:rFonts w:ascii="Times New Roman" w:hAnsi="Times New Roman" w:eastAsia="宋体" w:cs="Times New Roman"/>
          <w:b w:val="0"/>
          <w:bCs w:val="0"/>
        </w:rPr>
        <w:commentReference w:id="16"/>
      </w:r>
      <w:del w:id="20" w:author="scu" w:date="2025-04-16T09:49:00Z">
        <w:r>
          <w:rPr>
            <w:rFonts w:hint="eastAsia"/>
          </w:rPr>
          <w:delText>与建模</w:delText>
        </w:r>
        <w:bookmarkEnd w:id="34"/>
      </w:del>
    </w:p>
    <w:p w14:paraId="49B344E4">
      <w:pPr>
        <w:pStyle w:val="59"/>
        <w:spacing w:before="291"/>
        <w:jc w:val="left"/>
      </w:pPr>
      <w:bookmarkStart w:id="35" w:name="_Toc195575011"/>
      <w:r>
        <w:rPr>
          <w:rFonts w:hint="eastAsia"/>
        </w:rPr>
        <w:t>系统设计概述</w:t>
      </w:r>
      <w:bookmarkEnd w:id="35"/>
    </w:p>
    <w:p w14:paraId="7D66C3C1">
      <w:pPr>
        <w:pStyle w:val="10"/>
        <w:ind w:firstLine="442"/>
      </w:pPr>
      <w:r>
        <w:rPr>
          <w:rFonts w:hint="eastAsia"/>
        </w:rPr>
        <w:t>本系统选用了前后端分离的架构模式。前端选用Vue.js 3框架，并使用 Composition API；组件库选用Ant Design Vue，使得用户界面风格统一、专业；路由管理采用Vue Router，状态管理选用轻量且高效的Pinia。后端服务通过FastAPI框架构建，能够自动化生成基于OpenAPI规范的接口文档，并且原生支持异步编程，提高了请求的效率；数据持久化方案选用MongoDB支持，并通过Motor库实现异步数据库访问。</w:t>
      </w:r>
    </w:p>
    <w:p w14:paraId="6A70B6A7">
      <w:pPr>
        <w:pStyle w:val="59"/>
        <w:spacing w:before="291"/>
        <w:jc w:val="left"/>
      </w:pPr>
      <w:commentRangeStart w:id="17"/>
      <w:bookmarkStart w:id="36" w:name="_Toc195575012"/>
      <w:r>
        <w:rPr>
          <w:rFonts w:hint="eastAsia"/>
        </w:rPr>
        <w:t>系统数据库设计</w:t>
      </w:r>
      <w:commentRangeEnd w:id="17"/>
      <w:bookmarkEnd w:id="36"/>
      <w:r>
        <w:rPr>
          <w:rStyle w:val="39"/>
          <w:rFonts w:ascii="Times New Roman" w:hAnsi="Times New Roman" w:eastAsia="宋体"/>
          <w:b w:val="0"/>
          <w:bCs w:val="0"/>
        </w:rPr>
        <w:commentReference w:id="17"/>
      </w:r>
    </w:p>
    <w:p w14:paraId="011C021C">
      <w:pPr>
        <w:pStyle w:val="10"/>
        <w:ind w:firstLine="442"/>
      </w:pPr>
      <w:r>
        <w:rPr>
          <w:rFonts w:hint="eastAsia"/>
        </w:rPr>
        <w:t>数据库设计采用MongoDB非关系型数据库。包括用户集合、电影集合、评论集合等。用户集合实现了用户基本信息和权限管理，支持用户数据的快速查询。电影集合实现了电影信息的存储，包括基本信息、评分、评论等，支持多维度查询。评论集合实现了评论数据的存储，包括内容、情感分析结果等，支持评论的快速检索。系统还实现了数据库索引优化、查询性能优化等，提高了数据访问效率。集合信息如下：</w:t>
      </w:r>
    </w:p>
    <w:p w14:paraId="2A898CB1">
      <w:pPr>
        <w:pStyle w:val="10"/>
        <w:ind w:firstLine="442"/>
      </w:pPr>
      <w:r>
        <w:rPr>
          <w:rFonts w:hint="eastAsia"/>
        </w:rPr>
        <w:t>用户集合 (users)：_id, user_id, username, email, password, avatar, role, status, created_at。</w:t>
      </w:r>
    </w:p>
    <w:p w14:paraId="79E735B2">
      <w:pPr>
        <w:pStyle w:val="10"/>
        <w:ind w:firstLine="442"/>
      </w:pPr>
      <w:r>
        <w:rPr>
          <w:rFonts w:hint="eastAsia"/>
        </w:rPr>
        <w:t>电影集合 (movies)：_id, title, director, actors, genres, release_date, rating, poster, description, created_at。</w:t>
      </w:r>
    </w:p>
    <w:p w14:paraId="3603D960">
      <w:pPr>
        <w:pStyle w:val="10"/>
        <w:ind w:firstLine="442"/>
      </w:pPr>
      <w:r>
        <w:rPr>
          <w:rFonts w:hint="eastAsia"/>
        </w:rPr>
        <w:t>评论集合 (reviews)：_id, movie_id, user_id, content, rating, sentiment, created_at。</w:t>
      </w:r>
    </w:p>
    <w:p w14:paraId="4CB702BA">
      <w:pPr>
        <w:pStyle w:val="10"/>
        <w:ind w:firstLine="442"/>
      </w:pPr>
      <w:r>
        <w:rPr>
          <w:rFonts w:hint="eastAsia"/>
        </w:rPr>
        <w:t>喜好集合 (favorites)：_id, user_id, movie_id, created_at。</w:t>
      </w:r>
    </w:p>
    <w:p w14:paraId="23F08505">
      <w:pPr>
        <w:pStyle w:val="84"/>
        <w:keepNext/>
      </w:pPr>
      <w:r>
        <w:drawing>
          <wp:inline distT="0" distB="0" distL="0" distR="0">
            <wp:extent cx="5454650" cy="2475230"/>
            <wp:effectExtent l="0" t="0" r="0" b="1270"/>
            <wp:docPr id="2028142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2745" name="图片 1"/>
                    <pic:cNvPicPr>
                      <a:picLocks noChangeAspect="1"/>
                    </pic:cNvPicPr>
                  </pic:nvPicPr>
                  <pic:blipFill>
                    <a:blip r:embed="rId19"/>
                    <a:stretch>
                      <a:fillRect/>
                    </a:stretch>
                  </pic:blipFill>
                  <pic:spPr>
                    <a:xfrm>
                      <a:off x="0" y="0"/>
                      <a:ext cx="5459976" cy="2478146"/>
                    </a:xfrm>
                    <a:prstGeom prst="rect">
                      <a:avLst/>
                    </a:prstGeom>
                  </pic:spPr>
                </pic:pic>
              </a:graphicData>
            </a:graphic>
          </wp:inline>
        </w:drawing>
      </w:r>
    </w:p>
    <w:p w14:paraId="5D2BD66C">
      <w:pPr>
        <w:pStyle w:val="9"/>
      </w:pPr>
      <w:r>
        <w:t xml:space="preserve">图 </w:t>
      </w:r>
      <w:r>
        <w:fldChar w:fldCharType="begin"/>
      </w:r>
      <w:r>
        <w:instrText xml:space="preserve"> STYLEREF 1 \s </w:instrText>
      </w:r>
      <w:r>
        <w:fldChar w:fldCharType="separate"/>
      </w:r>
      <w:r>
        <w:t>3</w:t>
      </w:r>
      <w:r>
        <w:fldChar w:fldCharType="end"/>
      </w:r>
      <w:r>
        <w:noBreakHyphen/>
      </w:r>
      <w:r>
        <w:fldChar w:fldCharType="begin"/>
      </w:r>
      <w:r>
        <w:instrText xml:space="preserve"> SEQ 图 \* ARABIC \s 1 </w:instrText>
      </w:r>
      <w:r>
        <w:fldChar w:fldCharType="separate"/>
      </w:r>
      <w:r>
        <w:t>1</w:t>
      </w:r>
      <w:r>
        <w:fldChar w:fldCharType="end"/>
      </w:r>
      <w:r>
        <w:rPr>
          <w:rFonts w:hint="eastAsia"/>
        </w:rPr>
        <w:t xml:space="preserve"> MongoDB集合列表</w:t>
      </w:r>
    </w:p>
    <w:p w14:paraId="75CDE39E">
      <w:pPr>
        <w:pStyle w:val="10"/>
        <w:ind w:firstLine="442"/>
      </w:pPr>
      <w:r>
        <w:rPr>
          <w:rFonts w:hint="eastAsia"/>
        </w:rPr>
        <w:t>具体而言，集合设计如下：users集合存储用户信息，其中username和email字段被设置为唯一索引，以确保用户标识的唯一性。</w:t>
      </w:r>
    </w:p>
    <w:p w14:paraId="76A2244C">
      <w:pPr>
        <w:pStyle w:val="10"/>
        <w:ind w:firstLine="442"/>
      </w:pPr>
      <w:r>
        <w:rPr>
          <w:rFonts w:hint="eastAsia"/>
        </w:rPr>
        <w:t>movies集合存储电影元数据，考虑到用户经常按标题、简介或类型进行搜索，我创建了title和description字段的文本索引以支持高效的全文检索，同时为genres和actors这类数组字段建立多键索引以优化基于标签的查询。</w:t>
      </w:r>
    </w:p>
    <w:p w14:paraId="45577A36">
      <w:pPr>
        <w:pStyle w:val="10"/>
        <w:ind w:firstLine="442"/>
      </w:pPr>
      <w:r>
        <w:rPr>
          <w:rFonts w:hint="eastAsia"/>
        </w:rPr>
        <w:t>reviews集合存储用户评论，其中movie_id和user_id字段作为外键关联，content字段和created_at字段也建立了索引，用于评论的排序和筛选。</w:t>
      </w:r>
    </w:p>
    <w:p w14:paraId="47F8342C">
      <w:pPr>
        <w:pStyle w:val="10"/>
        <w:ind w:firstLine="442"/>
      </w:pPr>
      <w:r>
        <w:rPr>
          <w:rFonts w:hint="eastAsia"/>
        </w:rPr>
        <w:t>在处理数据关系时，考虑到评论与电影、用户的紧密关联以及查询需求，我主要采用了引用（Referencing）的方式，即在reviews集合中存储movie_id和user_id，而不是将整个用户或电影文档嵌入评论中，这样可以避免数据冗余和单个文档过大的问题。</w:t>
      </w:r>
    </w:p>
    <w:p w14:paraId="17F64B90">
      <w:pPr>
        <w:pStyle w:val="59"/>
        <w:spacing w:before="291"/>
        <w:jc w:val="left"/>
      </w:pPr>
      <w:commentRangeStart w:id="18"/>
      <w:bookmarkStart w:id="37" w:name="_Toc195575013"/>
      <w:r>
        <w:rPr>
          <w:rFonts w:hint="eastAsia"/>
        </w:rPr>
        <w:t>系统用户界面设计</w:t>
      </w:r>
      <w:bookmarkEnd w:id="37"/>
    </w:p>
    <w:p w14:paraId="5EBD830A">
      <w:pPr>
        <w:pStyle w:val="10"/>
        <w:ind w:firstLine="442"/>
      </w:pPr>
      <w:r>
        <w:rPr>
          <w:rFonts w:hint="eastAsia"/>
        </w:rPr>
        <w:t>系统用户界面主要通过</w:t>
      </w:r>
      <w:commentRangeEnd w:id="18"/>
      <w:r>
        <w:rPr>
          <w:rStyle w:val="39"/>
          <w:rFonts w:ascii="Times New Roman" w:hAnsi="Times New Roman" w:cs="Times New Roman"/>
        </w:rPr>
        <w:commentReference w:id="18"/>
      </w:r>
      <w:r>
        <w:rPr>
          <w:rFonts w:hint="eastAsia"/>
        </w:rPr>
        <w:t>Ant Design Vue组件库构建页面，优点是可以保持页面视觉风格上的一致性和专业性。所设计的系统用户页面主要包括登录界面、电影列表界面、电影详情界面、数据分析界面四个部分：</w:t>
      </w:r>
    </w:p>
    <w:p w14:paraId="27590B86">
      <w:pPr>
        <w:pStyle w:val="10"/>
        <w:numPr>
          <w:ilvl w:val="0"/>
          <w:numId w:val="5"/>
        </w:numPr>
        <w:ind w:firstLineChars="0"/>
      </w:pPr>
      <w:r>
        <w:rPr>
          <w:rFonts w:hint="eastAsia"/>
        </w:rPr>
        <w:t>登录界面</w:t>
      </w:r>
    </w:p>
    <w:p w14:paraId="1E1BD4F2">
      <w:pPr>
        <w:pStyle w:val="10"/>
        <w:ind w:firstLine="442"/>
      </w:pPr>
      <w:r>
        <w:rPr>
          <w:rFonts w:hint="eastAsia"/>
        </w:rPr>
        <w:t>登录页面（UserLogin.vue）主要包括用户名/密码输入框、登录按钮、注册链接等选项，提供了必要的输入引导和表单验证（如用户名、密码非空），支持回车提交，并通过按钮的加载状态（loading）和禁用（disabled）属性防止重复提交，提升交互友好性。</w:t>
      </w:r>
    </w:p>
    <w:p w14:paraId="2CC50369">
      <w:pPr>
        <w:pStyle w:val="10"/>
        <w:numPr>
          <w:ilvl w:val="0"/>
          <w:numId w:val="5"/>
        </w:numPr>
        <w:ind w:firstLineChars="0"/>
      </w:pPr>
      <w:r>
        <w:rPr>
          <w:rFonts w:hint="eastAsia"/>
        </w:rPr>
        <w:t>电影列表界面</w:t>
      </w:r>
    </w:p>
    <w:p w14:paraId="1D208F2A">
      <w:pPr>
        <w:pStyle w:val="10"/>
        <w:ind w:firstLine="442"/>
      </w:pPr>
      <w:r>
        <w:rPr>
          <w:rFonts w:hint="eastAsia"/>
        </w:rPr>
        <w:t>电影列表界面（MovieList.vue）主要包括电影卡片网格布局、搜索和筛选功能、分页控件、排序等选项，采用响应式的卡片网格布局（a-card, a-row, a-col），在不同屏幕尺寸下都能良好展示；此外页面集成了搜索框（MovieSearch.vue）和基于类型、评分等的筛选器（a-select, a-dropdown），支持即时反馈；通过分页控件（a-pagination）实现了数据懒加载，避免一次性加载过多数据。</w:t>
      </w:r>
    </w:p>
    <w:p w14:paraId="052104B2">
      <w:pPr>
        <w:pStyle w:val="10"/>
        <w:numPr>
          <w:ilvl w:val="0"/>
          <w:numId w:val="5"/>
        </w:numPr>
        <w:ind w:firstLineChars="0"/>
      </w:pPr>
      <w:r>
        <w:rPr>
          <w:rFonts w:hint="eastAsia"/>
        </w:rPr>
        <w:t>电影详情界面</w:t>
      </w:r>
    </w:p>
    <w:p w14:paraId="5EBDCA3F">
      <w:pPr>
        <w:pStyle w:val="10"/>
        <w:ind w:firstLine="442"/>
      </w:pPr>
      <w:r>
        <w:rPr>
          <w:rFonts w:hint="eastAsia"/>
        </w:rPr>
        <w:t>电影详情界面（MovieDetail.vue）主要包括电影海报、基本信息展示、评分和评论、评论表单等功能，包括展示电影海报（a-image支持）、电影基本信息（a-descriptions结构化）、用户评分（a-rate）以及评论列表（ReviewList.vue）。</w:t>
      </w:r>
    </w:p>
    <w:p w14:paraId="3204CBD2">
      <w:pPr>
        <w:pStyle w:val="10"/>
        <w:numPr>
          <w:ilvl w:val="0"/>
          <w:numId w:val="5"/>
        </w:numPr>
        <w:ind w:firstLineChars="0"/>
      </w:pPr>
      <w:r>
        <w:rPr>
          <w:rFonts w:hint="eastAsia"/>
        </w:rPr>
        <w:t>数据分析界面</w:t>
      </w:r>
    </w:p>
    <w:p w14:paraId="7D0C1792">
      <w:pPr>
        <w:pStyle w:val="10"/>
        <w:ind w:firstLine="442"/>
      </w:pPr>
      <w:r>
        <w:rPr>
          <w:rFonts w:hint="eastAsia"/>
        </w:rPr>
        <w:t>数据分析界面（UserAnalytics.vue, MovieAnalytics.vue, ReviewAnalytics.vue）主要包括情感分析图表、用户行为分析、评分分布图、评论趋势图等图表可视化组件。通过利用ECharts的图表绘制能力，构建了如情感分布饼图、评分分布直方图、情感/用户活跃度趋势折线图、词云图等多种交互式图表。</w:t>
      </w:r>
    </w:p>
    <w:p w14:paraId="53F1258A">
      <w:pPr>
        <w:pStyle w:val="59"/>
        <w:spacing w:before="291"/>
        <w:jc w:val="left"/>
      </w:pPr>
      <w:commentRangeStart w:id="19"/>
      <w:bookmarkStart w:id="38" w:name="_Toc195575014"/>
      <w:r>
        <w:rPr>
          <w:rFonts w:hint="eastAsia"/>
        </w:rPr>
        <w:t>系统API接口设计</w:t>
      </w:r>
      <w:commentRangeEnd w:id="19"/>
      <w:r>
        <w:rPr>
          <w:rStyle w:val="39"/>
          <w:rFonts w:ascii="Times New Roman" w:hAnsi="Times New Roman" w:eastAsia="宋体"/>
          <w:b w:val="0"/>
          <w:bCs w:val="0"/>
        </w:rPr>
        <w:commentReference w:id="19"/>
      </w:r>
      <w:bookmarkEnd w:id="38"/>
    </w:p>
    <w:p w14:paraId="6539EF61">
      <w:pPr>
        <w:pStyle w:val="10"/>
        <w:ind w:firstLine="442"/>
      </w:pPr>
      <w:r>
        <w:rPr>
          <w:rFonts w:hint="eastAsia"/>
        </w:rPr>
        <w:t>系统接口采用FastAPI统一管理，设计遵循RESTful（Representational State Transfer）架构风格。资源的识别通过URL路径（如/api/users/me, /api/movies/{movie_id}）实现，操作类型则由HTTP方法（GET, POST, PUT, DELETE）定义。</w:t>
      </w:r>
    </w:p>
    <w:p w14:paraId="7AA14AAE">
      <w:pPr>
        <w:pStyle w:val="10"/>
        <w:ind w:firstLine="442"/>
      </w:pPr>
      <w:r>
        <w:rPr>
          <w:rFonts w:hint="eastAsia"/>
        </w:rPr>
        <w:t>具体而言，我通过POST /api/users/register用于创建新用户，GET /api/movies用于获取电影列表，GET /api/movies/{movie_id}通过路径参数获取特定电影详情等。</w:t>
      </w:r>
    </w:p>
    <w:p w14:paraId="18BAEB60">
      <w:pPr>
        <w:pStyle w:val="10"/>
        <w:ind w:firstLine="442"/>
      </w:pPr>
      <w:r>
        <w:rPr>
          <w:rFonts w:hint="eastAsia"/>
        </w:rPr>
        <w:t>请求参数的传递方式依据场景选择：①路径参数用于标识特定资源，②查询参数（如?skip=0&amp;limit=10）用于分页、排序或筛选，③请求体则用于传输复杂数据结构（如用户注册信息、评论内容），并利用Pydantic模型自动进行数据验证和解析。</w:t>
      </w:r>
    </w:p>
    <w:p w14:paraId="55E48695">
      <w:pPr>
        <w:pStyle w:val="10"/>
        <w:ind w:firstLine="442"/>
      </w:pPr>
      <w:r>
        <w:rPr>
          <w:rFonts w:hint="eastAsia"/>
        </w:rPr>
        <w:t>安全性方面，对于需要认证的接口（如获取用户信息/api/users/me、发表评论/api/reviews），我通过FastAPI的依赖注入系统，结合OAuth2密码流和JWT实现。前端在登录后获取access_token，并在后续请求的Authorization头中携带Bearer &lt;token&gt;，后端通过Depends(get_current_user)这样的依赖项自动验证Token并获取当前用户信息，无效或缺失Token的请求将被拒绝，返回401 Unauthorized报错。</w:t>
      </w:r>
    </w:p>
    <w:p w14:paraId="3B0BF19F">
      <w:pPr>
        <w:pStyle w:val="10"/>
        <w:ind w:firstLine="442"/>
      </w:pPr>
      <w:r>
        <w:rPr>
          <w:rFonts w:hint="eastAsia"/>
        </w:rPr>
        <w:t>主要接口项包括：用户相关接口、电影相关接口、评论相关接口、喜好相关接口、分析相关接口等：</w:t>
      </w:r>
    </w:p>
    <w:p w14:paraId="54414564">
      <w:pPr>
        <w:pStyle w:val="60"/>
        <w:numPr>
          <w:ilvl w:val="0"/>
          <w:numId w:val="0"/>
        </w:numPr>
        <w:ind w:firstLine="442" w:firstLineChars="200"/>
      </w:pPr>
      <w:r>
        <w:rPr>
          <w:rFonts w:hint="eastAsia"/>
        </w:rPr>
        <w:t>（1）用户相关接口项列表</w:t>
      </w:r>
    </w:p>
    <w:p w14:paraId="670FE4FE">
      <w:pPr>
        <w:pStyle w:val="84"/>
        <w:keepNext/>
        <w:jc w:val="both"/>
      </w:pPr>
      <w:r>
        <w:drawing>
          <wp:inline distT="0" distB="0" distL="0" distR="0">
            <wp:extent cx="5940425" cy="3348355"/>
            <wp:effectExtent l="0" t="0" r="3175" b="4445"/>
            <wp:docPr id="11514815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81524" name="图片 1"/>
                    <pic:cNvPicPr>
                      <a:picLocks noChangeAspect="1"/>
                    </pic:cNvPicPr>
                  </pic:nvPicPr>
                  <pic:blipFill>
                    <a:blip r:embed="rId20"/>
                    <a:stretch>
                      <a:fillRect/>
                    </a:stretch>
                  </pic:blipFill>
                  <pic:spPr>
                    <a:xfrm>
                      <a:off x="0" y="0"/>
                      <a:ext cx="5940425" cy="3348355"/>
                    </a:xfrm>
                    <a:prstGeom prst="rect">
                      <a:avLst/>
                    </a:prstGeom>
                  </pic:spPr>
                </pic:pic>
              </a:graphicData>
            </a:graphic>
          </wp:inline>
        </w:drawing>
      </w:r>
    </w:p>
    <w:p w14:paraId="67D0D20B">
      <w:pPr>
        <w:pStyle w:val="9"/>
      </w:pPr>
      <w:r>
        <w:t xml:space="preserve">图 </w:t>
      </w:r>
      <w:r>
        <w:fldChar w:fldCharType="begin"/>
      </w:r>
      <w:r>
        <w:instrText xml:space="preserve"> STYLEREF 1 \s </w:instrText>
      </w:r>
      <w:r>
        <w:fldChar w:fldCharType="separate"/>
      </w:r>
      <w:r>
        <w:t>3</w:t>
      </w:r>
      <w:r>
        <w:fldChar w:fldCharType="end"/>
      </w:r>
      <w:r>
        <w:noBreakHyphen/>
      </w:r>
      <w:r>
        <w:fldChar w:fldCharType="begin"/>
      </w:r>
      <w:r>
        <w:instrText xml:space="preserve"> SEQ 图 \* ARABIC \s 1 </w:instrText>
      </w:r>
      <w:r>
        <w:fldChar w:fldCharType="separate"/>
      </w:r>
      <w:r>
        <w:t>2</w:t>
      </w:r>
      <w:r>
        <w:fldChar w:fldCharType="end"/>
      </w:r>
      <w:r>
        <w:rPr>
          <w:rFonts w:hint="eastAsia"/>
        </w:rPr>
        <w:t xml:space="preserve"> 用户相关接口</w:t>
      </w:r>
    </w:p>
    <w:p w14:paraId="5116CDCE">
      <w:pPr>
        <w:pStyle w:val="10"/>
        <w:ind w:firstLine="442"/>
      </w:pPr>
      <w:r>
        <w:rPr>
          <w:rFonts w:hint="eastAsia"/>
        </w:rPr>
        <w:t>（2）电影相关接口项列表</w:t>
      </w:r>
    </w:p>
    <w:p w14:paraId="72E2418F">
      <w:pPr>
        <w:pStyle w:val="84"/>
        <w:keepNext/>
      </w:pPr>
      <w:r>
        <w:drawing>
          <wp:inline distT="0" distB="0" distL="0" distR="0">
            <wp:extent cx="5940425" cy="1457325"/>
            <wp:effectExtent l="0" t="0" r="3175" b="9525"/>
            <wp:docPr id="7400693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69379" name="图片 1"/>
                    <pic:cNvPicPr>
                      <a:picLocks noChangeAspect="1"/>
                    </pic:cNvPicPr>
                  </pic:nvPicPr>
                  <pic:blipFill>
                    <a:blip r:embed="rId21"/>
                    <a:stretch>
                      <a:fillRect/>
                    </a:stretch>
                  </pic:blipFill>
                  <pic:spPr>
                    <a:xfrm>
                      <a:off x="0" y="0"/>
                      <a:ext cx="5940425" cy="1457325"/>
                    </a:xfrm>
                    <a:prstGeom prst="rect">
                      <a:avLst/>
                    </a:prstGeom>
                  </pic:spPr>
                </pic:pic>
              </a:graphicData>
            </a:graphic>
          </wp:inline>
        </w:drawing>
      </w:r>
    </w:p>
    <w:p w14:paraId="6CF9F01A">
      <w:pPr>
        <w:pStyle w:val="9"/>
      </w:pPr>
      <w:r>
        <w:t xml:space="preserve">图 </w:t>
      </w:r>
      <w:r>
        <w:fldChar w:fldCharType="begin"/>
      </w:r>
      <w:r>
        <w:instrText xml:space="preserve"> STYLEREF 1 \s </w:instrText>
      </w:r>
      <w:r>
        <w:fldChar w:fldCharType="separate"/>
      </w:r>
      <w:r>
        <w:t>3</w:t>
      </w:r>
      <w:r>
        <w:fldChar w:fldCharType="end"/>
      </w:r>
      <w:r>
        <w:noBreakHyphen/>
      </w:r>
      <w:r>
        <w:fldChar w:fldCharType="begin"/>
      </w:r>
      <w:r>
        <w:instrText xml:space="preserve"> SEQ 图 \* ARABIC \s 1 </w:instrText>
      </w:r>
      <w:r>
        <w:fldChar w:fldCharType="separate"/>
      </w:r>
      <w:r>
        <w:t>3</w:t>
      </w:r>
      <w:r>
        <w:fldChar w:fldCharType="end"/>
      </w:r>
      <w:r>
        <w:rPr>
          <w:rFonts w:hint="eastAsia"/>
        </w:rPr>
        <w:t xml:space="preserve"> 电影相关接口</w:t>
      </w:r>
    </w:p>
    <w:p w14:paraId="4B7CF7AD">
      <w:pPr>
        <w:pStyle w:val="10"/>
        <w:ind w:firstLine="442"/>
      </w:pPr>
      <w:r>
        <w:rPr>
          <w:rFonts w:hint="eastAsia"/>
        </w:rPr>
        <w:t>（3）评论相关接口项列表</w:t>
      </w:r>
    </w:p>
    <w:p w14:paraId="143686C9">
      <w:pPr>
        <w:pStyle w:val="84"/>
        <w:keepNext/>
      </w:pPr>
      <w:r>
        <w:drawing>
          <wp:inline distT="0" distB="0" distL="0" distR="0">
            <wp:extent cx="5940425" cy="1849120"/>
            <wp:effectExtent l="0" t="0" r="3175" b="0"/>
            <wp:docPr id="5098192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19257" name="图片 1"/>
                    <pic:cNvPicPr>
                      <a:picLocks noChangeAspect="1"/>
                    </pic:cNvPicPr>
                  </pic:nvPicPr>
                  <pic:blipFill>
                    <a:blip r:embed="rId22"/>
                    <a:stretch>
                      <a:fillRect/>
                    </a:stretch>
                  </pic:blipFill>
                  <pic:spPr>
                    <a:xfrm>
                      <a:off x="0" y="0"/>
                      <a:ext cx="5940425" cy="1849120"/>
                    </a:xfrm>
                    <a:prstGeom prst="rect">
                      <a:avLst/>
                    </a:prstGeom>
                  </pic:spPr>
                </pic:pic>
              </a:graphicData>
            </a:graphic>
          </wp:inline>
        </w:drawing>
      </w:r>
    </w:p>
    <w:p w14:paraId="0ADD85D2">
      <w:pPr>
        <w:pStyle w:val="9"/>
      </w:pPr>
      <w:r>
        <w:t xml:space="preserve">图 </w:t>
      </w:r>
      <w:r>
        <w:fldChar w:fldCharType="begin"/>
      </w:r>
      <w:r>
        <w:instrText xml:space="preserve"> STYLEREF 1 \s </w:instrText>
      </w:r>
      <w:r>
        <w:fldChar w:fldCharType="separate"/>
      </w:r>
      <w:r>
        <w:t>3</w:t>
      </w:r>
      <w:r>
        <w:fldChar w:fldCharType="end"/>
      </w:r>
      <w:r>
        <w:noBreakHyphen/>
      </w:r>
      <w:r>
        <w:fldChar w:fldCharType="begin"/>
      </w:r>
      <w:r>
        <w:instrText xml:space="preserve"> SEQ 图 \* ARABIC \s 1 </w:instrText>
      </w:r>
      <w:r>
        <w:fldChar w:fldCharType="separate"/>
      </w:r>
      <w:r>
        <w:t>4</w:t>
      </w:r>
      <w:r>
        <w:fldChar w:fldCharType="end"/>
      </w:r>
      <w:r>
        <w:rPr>
          <w:rFonts w:hint="eastAsia"/>
        </w:rPr>
        <w:t xml:space="preserve"> 评论相关接口</w:t>
      </w:r>
    </w:p>
    <w:p w14:paraId="6F6370A0">
      <w:pPr>
        <w:pStyle w:val="84"/>
        <w:ind w:firstLine="442" w:firstLineChars="200"/>
        <w:jc w:val="left"/>
      </w:pPr>
      <w:r>
        <w:rPr>
          <w:rFonts w:hint="eastAsia"/>
        </w:rPr>
        <w:t>（4）喜好相关接口</w:t>
      </w:r>
      <w:r>
        <w:t xml:space="preserve"> </w:t>
      </w:r>
      <w:r>
        <w:drawing>
          <wp:inline distT="0" distB="0" distL="0" distR="0">
            <wp:extent cx="5940425" cy="1845310"/>
            <wp:effectExtent l="0" t="0" r="3175" b="2540"/>
            <wp:docPr id="337629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29028" name="图片 1"/>
                    <pic:cNvPicPr>
                      <a:picLocks noChangeAspect="1"/>
                    </pic:cNvPicPr>
                  </pic:nvPicPr>
                  <pic:blipFill>
                    <a:blip r:embed="rId23"/>
                    <a:stretch>
                      <a:fillRect/>
                    </a:stretch>
                  </pic:blipFill>
                  <pic:spPr>
                    <a:xfrm>
                      <a:off x="0" y="0"/>
                      <a:ext cx="5940425" cy="1845310"/>
                    </a:xfrm>
                    <a:prstGeom prst="rect">
                      <a:avLst/>
                    </a:prstGeom>
                  </pic:spPr>
                </pic:pic>
              </a:graphicData>
            </a:graphic>
          </wp:inline>
        </w:drawing>
      </w:r>
    </w:p>
    <w:p w14:paraId="54E491D3">
      <w:pPr>
        <w:pStyle w:val="9"/>
      </w:pPr>
      <w:r>
        <w:t xml:space="preserve">图 </w:t>
      </w:r>
      <w:r>
        <w:fldChar w:fldCharType="begin"/>
      </w:r>
      <w:r>
        <w:instrText xml:space="preserve"> STYLEREF 1 \s </w:instrText>
      </w:r>
      <w:r>
        <w:fldChar w:fldCharType="separate"/>
      </w:r>
      <w:r>
        <w:t>3</w:t>
      </w:r>
      <w:r>
        <w:fldChar w:fldCharType="end"/>
      </w:r>
      <w:r>
        <w:noBreakHyphen/>
      </w:r>
      <w:r>
        <w:fldChar w:fldCharType="begin"/>
      </w:r>
      <w:r>
        <w:instrText xml:space="preserve"> SEQ 图 \* ARABIC \s 1 </w:instrText>
      </w:r>
      <w:r>
        <w:fldChar w:fldCharType="separate"/>
      </w:r>
      <w:r>
        <w:t>5</w:t>
      </w:r>
      <w:r>
        <w:fldChar w:fldCharType="end"/>
      </w:r>
      <w:r>
        <w:rPr>
          <w:rFonts w:hint="eastAsia"/>
        </w:rPr>
        <w:t xml:space="preserve"> 喜好相关接口</w:t>
      </w:r>
    </w:p>
    <w:p w14:paraId="5FBB347A">
      <w:pPr>
        <w:pStyle w:val="10"/>
        <w:ind w:firstLine="442"/>
      </w:pPr>
      <w:r>
        <w:rPr>
          <w:rFonts w:hint="eastAsia"/>
        </w:rPr>
        <w:t>（5）分析相关接口项列表</w:t>
      </w:r>
    </w:p>
    <w:p w14:paraId="2BD90A95">
      <w:pPr>
        <w:pStyle w:val="84"/>
        <w:keepNext/>
      </w:pPr>
      <w:r>
        <w:drawing>
          <wp:inline distT="0" distB="0" distL="0" distR="0">
            <wp:extent cx="5940425" cy="2941955"/>
            <wp:effectExtent l="0" t="0" r="3175" b="0"/>
            <wp:docPr id="16650710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071078" name="图片 1"/>
                    <pic:cNvPicPr>
                      <a:picLocks noChangeAspect="1"/>
                    </pic:cNvPicPr>
                  </pic:nvPicPr>
                  <pic:blipFill>
                    <a:blip r:embed="rId24"/>
                    <a:stretch>
                      <a:fillRect/>
                    </a:stretch>
                  </pic:blipFill>
                  <pic:spPr>
                    <a:xfrm>
                      <a:off x="0" y="0"/>
                      <a:ext cx="5940425" cy="2941955"/>
                    </a:xfrm>
                    <a:prstGeom prst="rect">
                      <a:avLst/>
                    </a:prstGeom>
                  </pic:spPr>
                </pic:pic>
              </a:graphicData>
            </a:graphic>
          </wp:inline>
        </w:drawing>
      </w:r>
    </w:p>
    <w:p w14:paraId="4077BCF0">
      <w:pPr>
        <w:pStyle w:val="9"/>
      </w:pPr>
      <w:r>
        <w:t xml:space="preserve">图 </w:t>
      </w:r>
      <w:r>
        <w:fldChar w:fldCharType="begin"/>
      </w:r>
      <w:r>
        <w:instrText xml:space="preserve"> STYLEREF 1 \s </w:instrText>
      </w:r>
      <w:r>
        <w:fldChar w:fldCharType="separate"/>
      </w:r>
      <w:r>
        <w:t>3</w:t>
      </w:r>
      <w:r>
        <w:fldChar w:fldCharType="end"/>
      </w:r>
      <w:r>
        <w:noBreakHyphen/>
      </w:r>
      <w:r>
        <w:fldChar w:fldCharType="begin"/>
      </w:r>
      <w:r>
        <w:instrText xml:space="preserve"> SEQ 图 \* ARABIC \s 1 </w:instrText>
      </w:r>
      <w:r>
        <w:fldChar w:fldCharType="separate"/>
      </w:r>
      <w:r>
        <w:t>6</w:t>
      </w:r>
      <w:r>
        <w:fldChar w:fldCharType="end"/>
      </w:r>
      <w:r>
        <w:rPr>
          <w:rFonts w:hint="eastAsia"/>
        </w:rPr>
        <w:t xml:space="preserve"> 分析相关接口</w:t>
      </w:r>
    </w:p>
    <w:p w14:paraId="4C980F9D">
      <w:pPr>
        <w:pStyle w:val="10"/>
        <w:ind w:firstLine="442"/>
      </w:pPr>
      <w:r>
        <w:rPr>
          <w:rFonts w:hint="eastAsia"/>
        </w:rPr>
        <w:t>API响应采用JSON格式，成功操作返回200 OK或201 Created状态码及相应数据，客户端错误返回4xx状态码，例如422 Unprocessable Entity，服务器内部错误返回5xx状态码。接口定义遵循OpenAPI 3.1.0规范，FastAPI能据此自动生成交互式的Swagger UI和ReDoc文档，便于在后端进行API的调试。</w:t>
      </w:r>
    </w:p>
    <w:p w14:paraId="009BDE5E">
      <w:pPr>
        <w:widowControl/>
        <w:jc w:val="left"/>
        <w:rPr>
          <w:rFonts w:ascii="宋体" w:hAnsi="宋体" w:cs="宋体"/>
          <w:sz w:val="24"/>
          <w:szCs w:val="20"/>
        </w:rPr>
      </w:pPr>
      <w:r>
        <w:br w:type="page"/>
      </w:r>
    </w:p>
    <w:p w14:paraId="76AE77F0">
      <w:pPr>
        <w:pStyle w:val="2"/>
        <w:jc w:val="center"/>
        <w:pPrChange w:id="21" w:author="scu" w:date="2025-04-16T10:07:00Z">
          <w:pPr>
            <w:pStyle w:val="2"/>
            <w:jc w:val="left"/>
          </w:pPr>
        </w:pPrChange>
      </w:pPr>
      <w:bookmarkStart w:id="39" w:name="_Toc195575015"/>
      <w:commentRangeStart w:id="20"/>
      <w:commentRangeStart w:id="21"/>
      <w:r>
        <w:rPr>
          <w:rFonts w:hint="eastAsia"/>
        </w:rPr>
        <w:t>系统</w:t>
      </w:r>
      <w:commentRangeEnd w:id="20"/>
      <w:r>
        <w:rPr>
          <w:rStyle w:val="39"/>
          <w:rFonts w:eastAsia="宋体"/>
          <w:b w:val="0"/>
          <w:bCs w:val="0"/>
          <w:kern w:val="2"/>
        </w:rPr>
        <w:commentReference w:id="20"/>
      </w:r>
      <w:commentRangeEnd w:id="21"/>
      <w:r>
        <w:rPr>
          <w:rStyle w:val="39"/>
          <w:rFonts w:eastAsia="宋体"/>
          <w:b w:val="0"/>
          <w:bCs w:val="0"/>
          <w:kern w:val="2"/>
        </w:rPr>
        <w:commentReference w:id="21"/>
      </w:r>
      <w:r>
        <w:rPr>
          <w:rFonts w:hint="eastAsia"/>
        </w:rPr>
        <w:t>详细设计</w:t>
      </w:r>
      <w:del w:id="22" w:author="scu" w:date="2025-04-16T10:07:00Z">
        <w:r>
          <w:rPr>
            <w:rFonts w:hint="eastAsia"/>
          </w:rPr>
          <w:delText>与实现</w:delText>
        </w:r>
        <w:bookmarkEnd w:id="39"/>
      </w:del>
    </w:p>
    <w:p w14:paraId="1E3C3072">
      <w:pPr>
        <w:pStyle w:val="56"/>
        <w:jc w:val="left"/>
      </w:pPr>
      <w:bookmarkStart w:id="40" w:name="_Toc195575016"/>
      <w:r>
        <w:rPr>
          <w:rFonts w:hint="eastAsia"/>
        </w:rPr>
        <w:t>实现环境与工具</w:t>
      </w:r>
      <w:del w:id="23" w:author="scu" w:date="2025-04-16T10:07:00Z">
        <w:r>
          <w:rPr>
            <w:rFonts w:hint="eastAsia"/>
          </w:rPr>
          <w:delText>的简要说明</w:delText>
        </w:r>
        <w:bookmarkEnd w:id="40"/>
      </w:del>
    </w:p>
    <w:p w14:paraId="061B46FB">
      <w:pPr>
        <w:pStyle w:val="59"/>
        <w:spacing w:before="291"/>
        <w:jc w:val="left"/>
      </w:pPr>
      <w:bookmarkStart w:id="41" w:name="_Toc195575017"/>
      <w:r>
        <w:rPr>
          <w:rFonts w:hint="eastAsia"/>
        </w:rPr>
        <w:t>硬件环境</w:t>
      </w:r>
      <w:bookmarkEnd w:id="41"/>
    </w:p>
    <w:p w14:paraId="5F7EBC2F">
      <w:pPr>
        <w:pStyle w:val="10"/>
        <w:ind w:firstLine="442"/>
      </w:pPr>
      <w:bookmarkStart w:id="42" w:name="_Hlk195486155"/>
      <w:bookmarkStart w:id="43" w:name="_Toc132917835"/>
      <w:r>
        <w:rPr>
          <w:rFonts w:hint="eastAsia"/>
        </w:rPr>
        <w:t>系统中用到的硬件环境如表4-1所示。</w:t>
      </w:r>
    </w:p>
    <w:p w14:paraId="1C064F56">
      <w:pPr>
        <w:pStyle w:val="9"/>
      </w:pPr>
      <w:r>
        <w:t xml:space="preserve">表 </w:t>
      </w:r>
      <w:r>
        <w:fldChar w:fldCharType="begin"/>
      </w:r>
      <w:r>
        <w:instrText xml:space="preserve"> STYLEREF 1 \s </w:instrText>
      </w:r>
      <w:r>
        <w:fldChar w:fldCharType="separate"/>
      </w:r>
      <w:r>
        <w:t>4</w:t>
      </w:r>
      <w:r>
        <w:fldChar w:fldCharType="end"/>
      </w:r>
      <w:r>
        <w:noBreakHyphen/>
      </w:r>
      <w:r>
        <w:fldChar w:fldCharType="begin"/>
      </w:r>
      <w:r>
        <w:instrText xml:space="preserve"> SEQ 表 \* ARABIC \s 1 </w:instrText>
      </w:r>
      <w:r>
        <w:fldChar w:fldCharType="separate"/>
      </w:r>
      <w:r>
        <w:t>1</w:t>
      </w:r>
      <w:r>
        <w:fldChar w:fldCharType="end"/>
      </w:r>
      <w:r>
        <w:rPr>
          <w:rFonts w:hint="eastAsia"/>
        </w:rPr>
        <w:t xml:space="preserve"> 硬件环境</w:t>
      </w:r>
    </w:p>
    <w:tbl>
      <w:tblPr>
        <w:tblStyle w:val="31"/>
        <w:tblW w:w="935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268"/>
        <w:gridCol w:w="2127"/>
        <w:gridCol w:w="2551"/>
        <w:gridCol w:w="2410"/>
      </w:tblGrid>
      <w:tr w14:paraId="563D31A7">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92" w:hRule="atLeast"/>
        </w:trPr>
        <w:tc>
          <w:tcPr>
            <w:tcW w:w="2268" w:type="dxa"/>
            <w:shd w:val="clear" w:color="auto" w:fill="auto"/>
          </w:tcPr>
          <w:p w14:paraId="391E5E2D">
            <w:pPr>
              <w:spacing w:line="400" w:lineRule="exact"/>
              <w:jc w:val="center"/>
              <w:rPr>
                <w:szCs w:val="21"/>
              </w:rPr>
            </w:pPr>
            <w:r>
              <w:rPr>
                <w:rFonts w:hint="eastAsia"/>
                <w:szCs w:val="21"/>
              </w:rPr>
              <w:t>C</w:t>
            </w:r>
            <w:r>
              <w:rPr>
                <w:szCs w:val="21"/>
              </w:rPr>
              <w:t>PU</w:t>
            </w:r>
          </w:p>
        </w:tc>
        <w:tc>
          <w:tcPr>
            <w:tcW w:w="2127" w:type="dxa"/>
            <w:shd w:val="clear" w:color="auto" w:fill="auto"/>
          </w:tcPr>
          <w:p w14:paraId="5D0FA635">
            <w:pPr>
              <w:spacing w:line="400" w:lineRule="exact"/>
              <w:jc w:val="center"/>
              <w:rPr>
                <w:szCs w:val="21"/>
              </w:rPr>
            </w:pPr>
            <w:r>
              <w:rPr>
                <w:szCs w:val="21"/>
              </w:rPr>
              <w:t>RAM</w:t>
            </w:r>
          </w:p>
        </w:tc>
        <w:tc>
          <w:tcPr>
            <w:tcW w:w="2551" w:type="dxa"/>
            <w:shd w:val="clear" w:color="auto" w:fill="auto"/>
          </w:tcPr>
          <w:p w14:paraId="3C68327F">
            <w:pPr>
              <w:spacing w:line="400" w:lineRule="exact"/>
              <w:jc w:val="center"/>
              <w:rPr>
                <w:szCs w:val="21"/>
              </w:rPr>
            </w:pPr>
            <w:r>
              <w:rPr>
                <w:szCs w:val="21"/>
              </w:rPr>
              <w:t>GPU</w:t>
            </w:r>
          </w:p>
        </w:tc>
        <w:tc>
          <w:tcPr>
            <w:tcW w:w="2410" w:type="dxa"/>
            <w:shd w:val="clear" w:color="auto" w:fill="auto"/>
          </w:tcPr>
          <w:p w14:paraId="0465F38E">
            <w:pPr>
              <w:spacing w:line="400" w:lineRule="exact"/>
              <w:jc w:val="center"/>
              <w:rPr>
                <w:szCs w:val="21"/>
              </w:rPr>
            </w:pPr>
            <w:r>
              <w:rPr>
                <w:szCs w:val="21"/>
              </w:rPr>
              <w:t>OS</w:t>
            </w:r>
          </w:p>
        </w:tc>
      </w:tr>
      <w:tr w14:paraId="37FAA14F">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90" w:hRule="atLeast"/>
        </w:trPr>
        <w:tc>
          <w:tcPr>
            <w:tcW w:w="2268" w:type="dxa"/>
            <w:shd w:val="clear" w:color="auto" w:fill="auto"/>
            <w:vAlign w:val="center"/>
          </w:tcPr>
          <w:p w14:paraId="04A6ADD0">
            <w:pPr>
              <w:spacing w:line="400" w:lineRule="exact"/>
              <w:jc w:val="center"/>
              <w:rPr>
                <w:szCs w:val="21"/>
              </w:rPr>
            </w:pPr>
            <w:r>
              <w:rPr>
                <w:szCs w:val="21"/>
              </w:rPr>
              <w:t>Intel</w:t>
            </w:r>
            <w:r>
              <w:rPr>
                <w:rFonts w:ascii="Open Sans" w:hAnsi="Open Sans" w:cs="Open Sans"/>
                <w:color w:val="333333"/>
                <w:szCs w:val="21"/>
                <w:shd w:val="clear" w:color="auto" w:fill="FFFFFF"/>
              </w:rPr>
              <w:t xml:space="preserve"> ®</w:t>
            </w:r>
            <w:r>
              <w:rPr>
                <w:szCs w:val="21"/>
              </w:rPr>
              <w:t xml:space="preserve"> Core(TM) i7-</w:t>
            </w:r>
            <w:r>
              <w:rPr>
                <w:rFonts w:hint="eastAsia"/>
                <w:szCs w:val="21"/>
              </w:rPr>
              <w:t>126</w:t>
            </w:r>
            <w:r>
              <w:rPr>
                <w:szCs w:val="21"/>
              </w:rPr>
              <w:t>50H 2.</w:t>
            </w:r>
            <w:r>
              <w:rPr>
                <w:rFonts w:hint="eastAsia"/>
                <w:szCs w:val="21"/>
              </w:rPr>
              <w:t>3</w:t>
            </w:r>
            <w:r>
              <w:rPr>
                <w:szCs w:val="21"/>
              </w:rPr>
              <w:t>0GHz</w:t>
            </w:r>
          </w:p>
        </w:tc>
        <w:tc>
          <w:tcPr>
            <w:tcW w:w="2127" w:type="dxa"/>
            <w:shd w:val="clear" w:color="auto" w:fill="auto"/>
            <w:vAlign w:val="center"/>
          </w:tcPr>
          <w:p w14:paraId="0966A562">
            <w:pPr>
              <w:spacing w:line="400" w:lineRule="exact"/>
              <w:jc w:val="center"/>
              <w:rPr>
                <w:szCs w:val="21"/>
              </w:rPr>
            </w:pPr>
            <w:r>
              <w:rPr>
                <w:szCs w:val="21"/>
              </w:rPr>
              <w:t>32.0 GB</w:t>
            </w:r>
          </w:p>
        </w:tc>
        <w:tc>
          <w:tcPr>
            <w:tcW w:w="2551" w:type="dxa"/>
            <w:shd w:val="clear" w:color="auto" w:fill="auto"/>
            <w:vAlign w:val="center"/>
          </w:tcPr>
          <w:p w14:paraId="41E36982">
            <w:pPr>
              <w:spacing w:line="400" w:lineRule="exact"/>
              <w:jc w:val="center"/>
              <w:rPr>
                <w:szCs w:val="21"/>
              </w:rPr>
            </w:pPr>
            <w:r>
              <w:rPr>
                <w:szCs w:val="21"/>
              </w:rPr>
              <w:t xml:space="preserve">NVIDIA RTX </w:t>
            </w:r>
            <w:r>
              <w:rPr>
                <w:rFonts w:hint="eastAsia"/>
                <w:szCs w:val="21"/>
              </w:rPr>
              <w:t>4</w:t>
            </w:r>
            <w:r>
              <w:rPr>
                <w:szCs w:val="21"/>
              </w:rPr>
              <w:t>060 6G</w:t>
            </w:r>
          </w:p>
        </w:tc>
        <w:tc>
          <w:tcPr>
            <w:tcW w:w="2410" w:type="dxa"/>
            <w:shd w:val="clear" w:color="auto" w:fill="auto"/>
            <w:vAlign w:val="center"/>
          </w:tcPr>
          <w:p w14:paraId="4C536FF3">
            <w:pPr>
              <w:spacing w:line="400" w:lineRule="exact"/>
              <w:jc w:val="center"/>
              <w:rPr>
                <w:szCs w:val="21"/>
              </w:rPr>
            </w:pPr>
            <w:r>
              <w:rPr>
                <w:rFonts w:hint="eastAsia"/>
                <w:szCs w:val="21"/>
              </w:rPr>
              <w:t>Windows</w:t>
            </w:r>
            <w:r>
              <w:rPr>
                <w:szCs w:val="21"/>
              </w:rPr>
              <w:t xml:space="preserve"> 10</w:t>
            </w:r>
            <w:r>
              <w:rPr>
                <w:rFonts w:hint="eastAsia"/>
                <w:szCs w:val="21"/>
              </w:rPr>
              <w:t xml:space="preserve"> 64位操作系统</w:t>
            </w:r>
          </w:p>
        </w:tc>
      </w:tr>
      <w:bookmarkEnd w:id="42"/>
    </w:tbl>
    <w:p w14:paraId="250B19FC">
      <w:pPr>
        <w:pStyle w:val="59"/>
        <w:spacing w:before="291"/>
      </w:pPr>
      <w:bookmarkStart w:id="44" w:name="_Toc195465445"/>
      <w:bookmarkStart w:id="45" w:name="_Toc195575018"/>
      <w:r>
        <w:rPr>
          <w:rFonts w:hint="eastAsia"/>
        </w:rPr>
        <w:t>实现工具</w:t>
      </w:r>
      <w:bookmarkEnd w:id="43"/>
      <w:bookmarkEnd w:id="44"/>
      <w:bookmarkEnd w:id="45"/>
    </w:p>
    <w:p w14:paraId="35F09A8F">
      <w:pPr>
        <w:pStyle w:val="10"/>
        <w:ind w:firstLine="442"/>
      </w:pPr>
      <w:r>
        <w:rPr>
          <w:rFonts w:hint="eastAsia"/>
        </w:rPr>
        <w:t>系统在构建过程中使用到的实现工具如表4-2所示。</w:t>
      </w:r>
    </w:p>
    <w:p w14:paraId="6A663AC3">
      <w:pPr>
        <w:pStyle w:val="9"/>
        <w:keepNext/>
      </w:pPr>
      <w:r>
        <w:rPr>
          <w:rFonts w:hint="eastAsia"/>
        </w:rPr>
        <w:t xml:space="preserve">表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表 \* ARABIC \s 1</w:instrText>
      </w:r>
      <w:r>
        <w:instrText xml:space="preserve"> </w:instrText>
      </w:r>
      <w:r>
        <w:fldChar w:fldCharType="separate"/>
      </w:r>
      <w:r>
        <w:t>2</w:t>
      </w:r>
      <w:r>
        <w:fldChar w:fldCharType="end"/>
      </w:r>
      <w:r>
        <w:rPr>
          <w:rFonts w:hint="eastAsia"/>
        </w:rPr>
        <w:t xml:space="preserve"> 实现工具列表</w:t>
      </w:r>
    </w:p>
    <w:tbl>
      <w:tblPr>
        <w:tblStyle w:val="31"/>
        <w:tblW w:w="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97"/>
        <w:gridCol w:w="1843"/>
        <w:gridCol w:w="4105"/>
      </w:tblGrid>
      <w:tr w14:paraId="037A72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97" w:type="dxa"/>
            <w:shd w:val="clear" w:color="auto" w:fill="auto"/>
            <w:vAlign w:val="center"/>
          </w:tcPr>
          <w:p w14:paraId="6EE92A5F">
            <w:pPr>
              <w:spacing w:line="400" w:lineRule="exact"/>
              <w:jc w:val="left"/>
              <w:rPr>
                <w:rFonts w:ascii="黑体" w:hAnsi="黑体" w:eastAsia="黑体"/>
                <w:szCs w:val="21"/>
              </w:rPr>
            </w:pPr>
            <w:bookmarkStart w:id="46" w:name="_Hlk195486315"/>
            <w:r>
              <w:rPr>
                <w:rStyle w:val="76"/>
                <w:rFonts w:ascii="Open Sans" w:hAnsi="Open Sans" w:cs="Open Sans"/>
                <w:b/>
                <w:bCs/>
                <w:color w:val="333333"/>
              </w:rPr>
              <w:t>工具名称</w:t>
            </w:r>
          </w:p>
        </w:tc>
        <w:tc>
          <w:tcPr>
            <w:tcW w:w="1843" w:type="dxa"/>
            <w:shd w:val="clear" w:color="auto" w:fill="auto"/>
            <w:vAlign w:val="center"/>
          </w:tcPr>
          <w:p w14:paraId="020B6F0F">
            <w:pPr>
              <w:spacing w:line="400" w:lineRule="exact"/>
              <w:jc w:val="left"/>
              <w:rPr>
                <w:rFonts w:ascii="黑体" w:hAnsi="黑体" w:eastAsia="黑体"/>
                <w:szCs w:val="21"/>
              </w:rPr>
            </w:pPr>
            <w:r>
              <w:rPr>
                <w:rStyle w:val="76"/>
                <w:rFonts w:ascii="Open Sans" w:hAnsi="Open Sans" w:cs="Open Sans"/>
                <w:b/>
                <w:bCs/>
                <w:color w:val="333333"/>
              </w:rPr>
              <w:t>版本</w:t>
            </w:r>
          </w:p>
        </w:tc>
        <w:tc>
          <w:tcPr>
            <w:tcW w:w="4105" w:type="dxa"/>
            <w:vAlign w:val="center"/>
          </w:tcPr>
          <w:p w14:paraId="0BB03F56">
            <w:pPr>
              <w:spacing w:line="400" w:lineRule="exact"/>
              <w:jc w:val="left"/>
              <w:rPr>
                <w:rFonts w:ascii="黑体" w:hAnsi="黑体" w:eastAsia="黑体"/>
                <w:szCs w:val="21"/>
              </w:rPr>
            </w:pPr>
            <w:r>
              <w:rPr>
                <w:rStyle w:val="76"/>
                <w:rFonts w:ascii="Open Sans" w:hAnsi="Open Sans" w:cs="Open Sans"/>
                <w:b/>
                <w:bCs/>
                <w:color w:val="333333"/>
              </w:rPr>
              <w:t>用途</w:t>
            </w:r>
          </w:p>
        </w:tc>
      </w:tr>
      <w:tr w14:paraId="17F061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97" w:type="dxa"/>
            <w:shd w:val="clear" w:color="auto" w:fill="auto"/>
            <w:vAlign w:val="center"/>
          </w:tcPr>
          <w:p w14:paraId="0B7A1D93">
            <w:pPr>
              <w:spacing w:line="400" w:lineRule="exact"/>
              <w:jc w:val="left"/>
              <w:rPr>
                <w:szCs w:val="21"/>
              </w:rPr>
            </w:pPr>
            <w:r>
              <w:rPr>
                <w:rFonts w:hint="eastAsia"/>
                <w:szCs w:val="21"/>
              </w:rPr>
              <w:t>WebStorm</w:t>
            </w:r>
          </w:p>
        </w:tc>
        <w:tc>
          <w:tcPr>
            <w:tcW w:w="1843" w:type="dxa"/>
            <w:shd w:val="clear" w:color="auto" w:fill="auto"/>
          </w:tcPr>
          <w:p w14:paraId="66CD4BB2">
            <w:pPr>
              <w:spacing w:line="400" w:lineRule="exact"/>
              <w:jc w:val="left"/>
              <w:rPr>
                <w:szCs w:val="21"/>
              </w:rPr>
            </w:pPr>
            <w:r>
              <w:rPr>
                <w:rFonts w:hint="eastAsia"/>
                <w:szCs w:val="21"/>
              </w:rPr>
              <w:t>2024.3</w:t>
            </w:r>
          </w:p>
        </w:tc>
        <w:tc>
          <w:tcPr>
            <w:tcW w:w="4105" w:type="dxa"/>
          </w:tcPr>
          <w:p w14:paraId="6CDDE6E9">
            <w:pPr>
              <w:spacing w:line="400" w:lineRule="exact"/>
              <w:jc w:val="left"/>
              <w:rPr>
                <w:szCs w:val="21"/>
              </w:rPr>
            </w:pPr>
            <w:r>
              <w:rPr>
                <w:rFonts w:hint="eastAsia"/>
                <w:szCs w:val="21"/>
              </w:rPr>
              <w:t>前端开发和设计主要IDE</w:t>
            </w:r>
          </w:p>
        </w:tc>
      </w:tr>
      <w:tr w14:paraId="5909C0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97" w:type="dxa"/>
            <w:shd w:val="clear" w:color="auto" w:fill="auto"/>
            <w:vAlign w:val="center"/>
          </w:tcPr>
          <w:p w14:paraId="7BE67634">
            <w:pPr>
              <w:spacing w:line="400" w:lineRule="exact"/>
              <w:jc w:val="left"/>
              <w:rPr>
                <w:szCs w:val="21"/>
              </w:rPr>
            </w:pPr>
            <w:r>
              <w:rPr>
                <w:szCs w:val="21"/>
              </w:rPr>
              <w:t>MongoDB</w:t>
            </w:r>
          </w:p>
        </w:tc>
        <w:tc>
          <w:tcPr>
            <w:tcW w:w="1843" w:type="dxa"/>
            <w:shd w:val="clear" w:color="auto" w:fill="auto"/>
          </w:tcPr>
          <w:p w14:paraId="5351A7D1">
            <w:pPr>
              <w:spacing w:line="400" w:lineRule="exact"/>
              <w:jc w:val="left"/>
              <w:rPr>
                <w:szCs w:val="21"/>
              </w:rPr>
            </w:pPr>
            <w:r>
              <w:rPr>
                <w:rFonts w:hint="eastAsia"/>
                <w:szCs w:val="21"/>
              </w:rPr>
              <w:t>8.0.6</w:t>
            </w:r>
          </w:p>
        </w:tc>
        <w:tc>
          <w:tcPr>
            <w:tcW w:w="4105" w:type="dxa"/>
          </w:tcPr>
          <w:p w14:paraId="7E9FF1BC">
            <w:pPr>
              <w:spacing w:line="400" w:lineRule="exact"/>
              <w:jc w:val="left"/>
              <w:rPr>
                <w:szCs w:val="21"/>
              </w:rPr>
            </w:pPr>
            <w:r>
              <w:rPr>
                <w:rFonts w:hint="eastAsia"/>
                <w:szCs w:val="21"/>
              </w:rPr>
              <w:t>数据库</w:t>
            </w:r>
          </w:p>
        </w:tc>
      </w:tr>
      <w:tr w14:paraId="0CAC6F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97" w:type="dxa"/>
            <w:shd w:val="clear" w:color="auto" w:fill="auto"/>
            <w:vAlign w:val="center"/>
          </w:tcPr>
          <w:p w14:paraId="6623C98D">
            <w:pPr>
              <w:spacing w:line="400" w:lineRule="exact"/>
              <w:jc w:val="left"/>
              <w:rPr>
                <w:szCs w:val="21"/>
              </w:rPr>
            </w:pPr>
            <w:r>
              <w:rPr>
                <w:rFonts w:hint="eastAsia"/>
                <w:szCs w:val="21"/>
              </w:rPr>
              <w:t>PyCharm</w:t>
            </w:r>
          </w:p>
        </w:tc>
        <w:tc>
          <w:tcPr>
            <w:tcW w:w="1843" w:type="dxa"/>
            <w:shd w:val="clear" w:color="auto" w:fill="auto"/>
          </w:tcPr>
          <w:p w14:paraId="05F8162B">
            <w:pPr>
              <w:spacing w:line="400" w:lineRule="exact"/>
              <w:jc w:val="left"/>
              <w:rPr>
                <w:szCs w:val="21"/>
              </w:rPr>
            </w:pPr>
            <w:r>
              <w:rPr>
                <w:rFonts w:hint="eastAsia"/>
                <w:szCs w:val="21"/>
              </w:rPr>
              <w:t>2024.1</w:t>
            </w:r>
          </w:p>
        </w:tc>
        <w:tc>
          <w:tcPr>
            <w:tcW w:w="4105" w:type="dxa"/>
          </w:tcPr>
          <w:p w14:paraId="19773156">
            <w:pPr>
              <w:spacing w:line="400" w:lineRule="exact"/>
              <w:jc w:val="left"/>
              <w:rPr>
                <w:szCs w:val="21"/>
              </w:rPr>
            </w:pPr>
            <w:r>
              <w:rPr>
                <w:rFonts w:hint="eastAsia"/>
                <w:szCs w:val="21"/>
              </w:rPr>
              <w:t>后端开发以及网页爬虫主要IDE</w:t>
            </w:r>
          </w:p>
        </w:tc>
      </w:tr>
      <w:tr w14:paraId="5E5177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97" w:type="dxa"/>
            <w:shd w:val="clear" w:color="auto" w:fill="auto"/>
            <w:vAlign w:val="center"/>
          </w:tcPr>
          <w:p w14:paraId="4E3227BA">
            <w:pPr>
              <w:spacing w:line="400" w:lineRule="exact"/>
              <w:jc w:val="left"/>
              <w:rPr>
                <w:szCs w:val="21"/>
              </w:rPr>
            </w:pPr>
            <w:r>
              <w:rPr>
                <w:rFonts w:hint="eastAsia"/>
                <w:szCs w:val="21"/>
              </w:rPr>
              <w:t>Python</w:t>
            </w:r>
            <w:r>
              <w:rPr>
                <w:szCs w:val="21"/>
              </w:rPr>
              <w:t xml:space="preserve"> </w:t>
            </w:r>
          </w:p>
        </w:tc>
        <w:tc>
          <w:tcPr>
            <w:tcW w:w="1843" w:type="dxa"/>
            <w:shd w:val="clear" w:color="auto" w:fill="auto"/>
          </w:tcPr>
          <w:p w14:paraId="752AF99C">
            <w:pPr>
              <w:spacing w:line="400" w:lineRule="exact"/>
              <w:jc w:val="left"/>
              <w:rPr>
                <w:szCs w:val="21"/>
              </w:rPr>
            </w:pPr>
            <w:r>
              <w:rPr>
                <w:rFonts w:hint="eastAsia"/>
                <w:szCs w:val="21"/>
              </w:rPr>
              <w:t>3.11.9</w:t>
            </w:r>
          </w:p>
        </w:tc>
        <w:tc>
          <w:tcPr>
            <w:tcW w:w="4105" w:type="dxa"/>
          </w:tcPr>
          <w:p w14:paraId="0CB6DD38">
            <w:pPr>
              <w:spacing w:line="400" w:lineRule="exact"/>
              <w:jc w:val="left"/>
              <w:rPr>
                <w:szCs w:val="21"/>
              </w:rPr>
            </w:pPr>
            <w:r>
              <w:rPr>
                <w:rFonts w:hint="eastAsia"/>
                <w:szCs w:val="21"/>
              </w:rPr>
              <w:t>后端开发主要使用的编程语言</w:t>
            </w:r>
          </w:p>
        </w:tc>
      </w:tr>
      <w:tr w14:paraId="63B9C9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97" w:type="dxa"/>
            <w:shd w:val="clear" w:color="auto" w:fill="auto"/>
            <w:vAlign w:val="center"/>
          </w:tcPr>
          <w:p w14:paraId="766042E7">
            <w:pPr>
              <w:spacing w:line="400" w:lineRule="exact"/>
              <w:jc w:val="left"/>
              <w:rPr>
                <w:szCs w:val="21"/>
              </w:rPr>
            </w:pPr>
            <w:r>
              <w:rPr>
                <w:szCs w:val="21"/>
              </w:rPr>
              <w:t>MongoDB</w:t>
            </w:r>
            <w:r>
              <w:rPr>
                <w:rFonts w:hint="eastAsia"/>
                <w:szCs w:val="21"/>
              </w:rPr>
              <w:t xml:space="preserve"> </w:t>
            </w:r>
            <w:r>
              <w:rPr>
                <w:szCs w:val="21"/>
              </w:rPr>
              <w:t>Compass</w:t>
            </w:r>
          </w:p>
        </w:tc>
        <w:tc>
          <w:tcPr>
            <w:tcW w:w="1843" w:type="dxa"/>
            <w:shd w:val="clear" w:color="auto" w:fill="auto"/>
          </w:tcPr>
          <w:p w14:paraId="65F386BC">
            <w:pPr>
              <w:spacing w:line="400" w:lineRule="exact"/>
              <w:jc w:val="left"/>
              <w:rPr>
                <w:szCs w:val="21"/>
              </w:rPr>
            </w:pPr>
            <w:r>
              <w:rPr>
                <w:rFonts w:hint="eastAsia"/>
                <w:szCs w:val="21"/>
              </w:rPr>
              <w:t>1.46</w:t>
            </w:r>
          </w:p>
        </w:tc>
        <w:tc>
          <w:tcPr>
            <w:tcW w:w="4105" w:type="dxa"/>
          </w:tcPr>
          <w:p w14:paraId="4A84CD03">
            <w:pPr>
              <w:spacing w:line="400" w:lineRule="exact"/>
              <w:jc w:val="left"/>
              <w:rPr>
                <w:szCs w:val="21"/>
              </w:rPr>
            </w:pPr>
            <w:r>
              <w:rPr>
                <w:rFonts w:hint="eastAsia"/>
                <w:szCs w:val="21"/>
              </w:rPr>
              <w:t>数据库管理工具</w:t>
            </w:r>
          </w:p>
        </w:tc>
      </w:tr>
      <w:tr w14:paraId="05E932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97" w:type="dxa"/>
            <w:shd w:val="clear" w:color="auto" w:fill="auto"/>
            <w:vAlign w:val="center"/>
          </w:tcPr>
          <w:p w14:paraId="6972270D">
            <w:pPr>
              <w:spacing w:line="400" w:lineRule="exact"/>
              <w:jc w:val="left"/>
              <w:rPr>
                <w:szCs w:val="21"/>
              </w:rPr>
            </w:pPr>
            <w:r>
              <w:rPr>
                <w:szCs w:val="21"/>
              </w:rPr>
              <w:t>Node.js</w:t>
            </w:r>
          </w:p>
        </w:tc>
        <w:tc>
          <w:tcPr>
            <w:tcW w:w="1843" w:type="dxa"/>
            <w:shd w:val="clear" w:color="auto" w:fill="auto"/>
          </w:tcPr>
          <w:p w14:paraId="5B511B9A">
            <w:pPr>
              <w:spacing w:line="400" w:lineRule="exact"/>
              <w:jc w:val="left"/>
              <w:rPr>
                <w:szCs w:val="21"/>
              </w:rPr>
            </w:pPr>
            <w:r>
              <w:rPr>
                <w:rFonts w:hint="eastAsia"/>
                <w:szCs w:val="21"/>
              </w:rPr>
              <w:t>22.12.0</w:t>
            </w:r>
          </w:p>
        </w:tc>
        <w:tc>
          <w:tcPr>
            <w:tcW w:w="4105" w:type="dxa"/>
          </w:tcPr>
          <w:p w14:paraId="519CC2C7">
            <w:pPr>
              <w:spacing w:line="400" w:lineRule="exact"/>
              <w:jc w:val="left"/>
              <w:rPr>
                <w:szCs w:val="21"/>
              </w:rPr>
            </w:pPr>
            <w:r>
              <w:rPr>
                <w:rFonts w:hint="eastAsia"/>
                <w:szCs w:val="21"/>
              </w:rPr>
              <w:t>前端开发所需环境</w:t>
            </w:r>
          </w:p>
        </w:tc>
      </w:tr>
      <w:tr w14:paraId="7FAD3F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97" w:type="dxa"/>
            <w:shd w:val="clear" w:color="auto" w:fill="auto"/>
            <w:vAlign w:val="center"/>
          </w:tcPr>
          <w:p w14:paraId="5E3D42F1">
            <w:pPr>
              <w:spacing w:line="400" w:lineRule="exact"/>
              <w:jc w:val="left"/>
              <w:rPr>
                <w:szCs w:val="21"/>
              </w:rPr>
            </w:pPr>
            <w:r>
              <w:rPr>
                <w:rFonts w:hint="eastAsia"/>
                <w:szCs w:val="21"/>
              </w:rPr>
              <w:t>TypeScript</w:t>
            </w:r>
          </w:p>
        </w:tc>
        <w:tc>
          <w:tcPr>
            <w:tcW w:w="1843" w:type="dxa"/>
            <w:shd w:val="clear" w:color="auto" w:fill="auto"/>
          </w:tcPr>
          <w:p w14:paraId="6F3E03BF">
            <w:pPr>
              <w:spacing w:line="400" w:lineRule="exact"/>
              <w:jc w:val="left"/>
              <w:rPr>
                <w:szCs w:val="21"/>
              </w:rPr>
            </w:pPr>
            <w:r>
              <w:rPr>
                <w:rFonts w:hint="eastAsia"/>
                <w:szCs w:val="21"/>
              </w:rPr>
              <w:t>5.8.3</w:t>
            </w:r>
          </w:p>
        </w:tc>
        <w:tc>
          <w:tcPr>
            <w:tcW w:w="4105" w:type="dxa"/>
          </w:tcPr>
          <w:p w14:paraId="39229B51">
            <w:pPr>
              <w:spacing w:line="400" w:lineRule="exact"/>
              <w:jc w:val="left"/>
              <w:rPr>
                <w:szCs w:val="21"/>
              </w:rPr>
            </w:pPr>
            <w:r>
              <w:rPr>
                <w:rFonts w:hint="eastAsia"/>
                <w:szCs w:val="21"/>
              </w:rPr>
              <w:t>前端开发主要使用的编程语言</w:t>
            </w:r>
          </w:p>
        </w:tc>
      </w:tr>
      <w:tr w14:paraId="23FE6C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97" w:type="dxa"/>
            <w:shd w:val="clear" w:color="auto" w:fill="auto"/>
            <w:vAlign w:val="center"/>
          </w:tcPr>
          <w:p w14:paraId="3470B41A">
            <w:pPr>
              <w:spacing w:line="400" w:lineRule="exact"/>
              <w:jc w:val="left"/>
              <w:rPr>
                <w:szCs w:val="21"/>
              </w:rPr>
            </w:pPr>
            <w:r>
              <w:rPr>
                <w:rFonts w:hint="eastAsia"/>
                <w:szCs w:val="21"/>
              </w:rPr>
              <w:t>Docker</w:t>
            </w:r>
          </w:p>
        </w:tc>
        <w:tc>
          <w:tcPr>
            <w:tcW w:w="1843" w:type="dxa"/>
            <w:shd w:val="clear" w:color="auto" w:fill="auto"/>
          </w:tcPr>
          <w:p w14:paraId="62BA24C8">
            <w:pPr>
              <w:spacing w:line="400" w:lineRule="exact"/>
              <w:jc w:val="left"/>
              <w:rPr>
                <w:szCs w:val="21"/>
              </w:rPr>
            </w:pPr>
            <w:r>
              <w:rPr>
                <w:rFonts w:hint="eastAsia"/>
                <w:szCs w:val="21"/>
              </w:rPr>
              <w:t>28.0.1</w:t>
            </w:r>
          </w:p>
        </w:tc>
        <w:tc>
          <w:tcPr>
            <w:tcW w:w="4105" w:type="dxa"/>
          </w:tcPr>
          <w:p w14:paraId="1A21F69C">
            <w:pPr>
              <w:spacing w:line="400" w:lineRule="exact"/>
              <w:jc w:val="left"/>
              <w:rPr>
                <w:szCs w:val="21"/>
              </w:rPr>
            </w:pPr>
            <w:r>
              <w:rPr>
                <w:rFonts w:hint="eastAsia"/>
                <w:szCs w:val="21"/>
              </w:rPr>
              <w:t>容器化部署</w:t>
            </w:r>
          </w:p>
        </w:tc>
      </w:tr>
      <w:tr w14:paraId="2B3AAD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397" w:type="dxa"/>
            <w:shd w:val="clear" w:color="auto" w:fill="auto"/>
            <w:vAlign w:val="center"/>
          </w:tcPr>
          <w:p w14:paraId="72823814">
            <w:pPr>
              <w:spacing w:line="400" w:lineRule="exact"/>
              <w:jc w:val="left"/>
              <w:rPr>
                <w:szCs w:val="21"/>
              </w:rPr>
            </w:pPr>
            <w:r>
              <w:rPr>
                <w:rFonts w:hint="eastAsia"/>
                <w:szCs w:val="21"/>
              </w:rPr>
              <w:t>Git</w:t>
            </w:r>
          </w:p>
        </w:tc>
        <w:tc>
          <w:tcPr>
            <w:tcW w:w="1843" w:type="dxa"/>
            <w:shd w:val="clear" w:color="auto" w:fill="auto"/>
          </w:tcPr>
          <w:p w14:paraId="08AE4FAE">
            <w:pPr>
              <w:spacing w:line="400" w:lineRule="exact"/>
              <w:jc w:val="left"/>
              <w:rPr>
                <w:szCs w:val="21"/>
              </w:rPr>
            </w:pPr>
            <w:r>
              <w:rPr>
                <w:rFonts w:hint="eastAsia"/>
                <w:szCs w:val="21"/>
              </w:rPr>
              <w:t>2.41</w:t>
            </w:r>
          </w:p>
        </w:tc>
        <w:tc>
          <w:tcPr>
            <w:tcW w:w="4105" w:type="dxa"/>
          </w:tcPr>
          <w:p w14:paraId="223375CB">
            <w:pPr>
              <w:spacing w:line="400" w:lineRule="exact"/>
              <w:jc w:val="left"/>
              <w:rPr>
                <w:szCs w:val="21"/>
              </w:rPr>
            </w:pPr>
            <w:r>
              <w:rPr>
                <w:rFonts w:hint="eastAsia"/>
                <w:szCs w:val="21"/>
              </w:rPr>
              <w:t>版本控制</w:t>
            </w:r>
          </w:p>
        </w:tc>
      </w:tr>
      <w:bookmarkEnd w:id="46"/>
    </w:tbl>
    <w:p w14:paraId="051885C0">
      <w:pPr>
        <w:pStyle w:val="56"/>
        <w:jc w:val="left"/>
      </w:pPr>
      <w:bookmarkStart w:id="47" w:name="_Toc195465446"/>
      <w:bookmarkStart w:id="48" w:name="_Toc195575019"/>
      <w:r>
        <w:rPr>
          <w:rFonts w:hint="eastAsia"/>
        </w:rPr>
        <w:t>用户登录模块</w:t>
      </w:r>
      <w:del w:id="24" w:author="scu" w:date="2025-04-16T10:07:00Z">
        <w:r>
          <w:rPr>
            <w:rFonts w:hint="eastAsia"/>
          </w:rPr>
          <w:delText>实现</w:delText>
        </w:r>
        <w:bookmarkEnd w:id="47"/>
        <w:bookmarkEnd w:id="48"/>
      </w:del>
    </w:p>
    <w:p w14:paraId="18CFD17F">
      <w:pPr>
        <w:pStyle w:val="10"/>
        <w:ind w:firstLine="442"/>
      </w:pPr>
      <w:r>
        <w:rPr>
          <w:rFonts w:hint="eastAsia"/>
        </w:rPr>
        <w:t>用户管理模块是系统的核心组成部分，包含完整的用户生命周期管理。</w:t>
      </w:r>
    </w:p>
    <w:p w14:paraId="77A4B832">
      <w:pPr>
        <w:pStyle w:val="10"/>
        <w:ind w:firstLine="442"/>
      </w:pPr>
      <w:r>
        <w:rPr>
          <w:rFonts w:hint="eastAsia"/>
        </w:rPr>
        <w:t>在用户注册环节，系统采用Pydantic进行数据验证，确保用户信息的完整性和有效性，登录时采用JWT认证机制，实现无状态的用户会话管理，在存储时通过bcrypt算法对密码进行加密存储，保障用户数据安全。</w:t>
      </w:r>
    </w:p>
    <w:p w14:paraId="053B45D0">
      <w:pPr>
        <w:pStyle w:val="10"/>
        <w:ind w:firstLine="442"/>
      </w:pPr>
      <w:r>
        <w:rPr>
          <w:rFonts w:hint="eastAsia"/>
        </w:rPr>
        <w:t>个人信息管理功能支持用户头像上传、邮箱修改等操作。包含于系统的RBAC）控制，区分普通用户和管理员权限，确保系统资源的安全访问。在用户体验方面，实现了自动登录等便捷功能，同时提供了完整的错误处理和友好的用户提示。</w:t>
      </w:r>
    </w:p>
    <w:p w14:paraId="4DF1E28D">
      <w:pPr>
        <w:pStyle w:val="59"/>
        <w:spacing w:before="291"/>
        <w:jc w:val="left"/>
      </w:pPr>
      <w:bookmarkStart w:id="49" w:name="_Toc195575020"/>
      <w:bookmarkStart w:id="50" w:name="_Toc195465447"/>
      <w:r>
        <w:rPr>
          <w:rFonts w:hint="eastAsia"/>
        </w:rPr>
        <w:t>用户认证实现</w:t>
      </w:r>
      <w:bookmarkEnd w:id="49"/>
      <w:bookmarkEnd w:id="50"/>
    </w:p>
    <w:p w14:paraId="538D1895">
      <w:pPr>
        <w:pStyle w:val="10"/>
        <w:ind w:firstLine="442"/>
      </w:pPr>
      <w:r>
        <w:rPr>
          <w:rFonts w:hint="eastAsia"/>
        </w:rPr>
        <w:t>系统中采用了基于OAuth2密码流和JWT的认证方案。其流程如下：用户先在前端提交用户名和密码至/api/users/token，后端接收到凭证后，从数据库中查询用户是否存在，然后使用4.2.2节中描述的verify_password函数比对其提交的密码与数据库中存储的哈希值，验证通过后，后端将用户的唯一标识user_id以及必要的元数据作为Payload，使用预定义的密钥（SECRET_KEY）和HS256算法生成JWT access_token。此Token随后返回给前端,并将Token存储在浏览器的localStorage、sessionStorage中。</w:t>
      </w:r>
    </w:p>
    <w:p w14:paraId="66F4F267">
      <w:pPr>
        <w:pStyle w:val="10"/>
        <w:ind w:firstLine="442"/>
      </w:pPr>
      <w:r>
        <w:rPr>
          <w:rFonts w:hint="eastAsia"/>
        </w:rPr>
        <w:t>使用JWT进行身份认证的代码实现如下，包括在请求头中携带token，验证、提取token信息等操作。</w:t>
      </w:r>
    </w:p>
    <w:p w14:paraId="5E04574C">
      <w:pPr>
        <w:pStyle w:val="63"/>
      </w:pPr>
      <w:r>
        <mc:AlternateContent>
          <mc:Choice Requires="wps">
            <w:drawing>
              <wp:inline distT="0" distB="0" distL="0" distR="0">
                <wp:extent cx="5930900" cy="3651250"/>
                <wp:effectExtent l="0" t="0" r="12700" b="25400"/>
                <wp:docPr id="192828466" name="文本框 2"/>
                <wp:cNvGraphicFramePr/>
                <a:graphic xmlns:a="http://schemas.openxmlformats.org/drawingml/2006/main">
                  <a:graphicData uri="http://schemas.microsoft.com/office/word/2010/wordprocessingShape">
                    <wps:wsp>
                      <wps:cNvSpPr>
                        <a:spLocks noChangeArrowheads="1"/>
                      </wps:cNvSpPr>
                      <wps:spPr>
                        <a:xfrm>
                          <a:off x="0" y="0"/>
                          <a:ext cx="5930900" cy="3651250"/>
                        </a:xfrm>
                        <a:prstGeom prst="rect">
                          <a:avLst/>
                        </a:prstGeom>
                        <a:solidFill>
                          <a:srgbClr val="FFFFFF"/>
                        </a:solidFill>
                        <a:ln w="9525" cmpd="sng">
                          <a:solidFill>
                            <a:srgbClr val="000000"/>
                          </a:solidFill>
                          <a:miter lim="800000"/>
                        </a:ln>
                      </wps:spPr>
                      <wps:txbx>
                        <w:txbxContent>
                          <w:p w14:paraId="2958559F">
                            <w:pPr>
                              <w:pStyle w:val="80"/>
                            </w:pPr>
                            <w:r>
                              <w:rPr>
                                <w:rFonts w:hint="eastAsia"/>
                              </w:rPr>
                              <w:t># 用户认证中间件</w:t>
                            </w:r>
                          </w:p>
                          <w:p w14:paraId="3CD98BFB">
                            <w:pPr>
                              <w:pStyle w:val="80"/>
                            </w:pPr>
                            <w:r>
                              <w:t>async def get_current_user(token: str = Depends(oauth2_scheme)):</w:t>
                            </w:r>
                          </w:p>
                          <w:p w14:paraId="00DBE026">
                            <w:pPr>
                              <w:pStyle w:val="80"/>
                            </w:pPr>
                            <w:r>
                              <w:t xml:space="preserve">    credentials_exception = HTTPException(</w:t>
                            </w:r>
                          </w:p>
                          <w:p w14:paraId="0E32BB9E">
                            <w:pPr>
                              <w:pStyle w:val="80"/>
                            </w:pPr>
                            <w:r>
                              <w:t xml:space="preserve">        status_code=status.HTTP_401_UNAUTHORIZED,</w:t>
                            </w:r>
                          </w:p>
                          <w:p w14:paraId="4B545D83">
                            <w:pPr>
                              <w:pStyle w:val="80"/>
                            </w:pPr>
                            <w:r>
                              <w:t xml:space="preserve">        detail="Could not validate credentials",</w:t>
                            </w:r>
                          </w:p>
                          <w:p w14:paraId="7E944A02">
                            <w:pPr>
                              <w:pStyle w:val="80"/>
                            </w:pPr>
                            <w:r>
                              <w:t xml:space="preserve">        headers={"WWW-Authenticate": "Bearer"},</w:t>
                            </w:r>
                          </w:p>
                          <w:p w14:paraId="19E827F7">
                            <w:pPr>
                              <w:pStyle w:val="80"/>
                            </w:pPr>
                            <w:r>
                              <w:t xml:space="preserve">    )</w:t>
                            </w:r>
                          </w:p>
                          <w:p w14:paraId="7A51DE4F">
                            <w:pPr>
                              <w:pStyle w:val="80"/>
                            </w:pPr>
                            <w:r>
                              <w:t xml:space="preserve">    try:</w:t>
                            </w:r>
                          </w:p>
                          <w:p w14:paraId="31CA63A7">
                            <w:pPr>
                              <w:pStyle w:val="80"/>
                            </w:pPr>
                            <w:r>
                              <w:t xml:space="preserve">        payload = jwt.decode(token, SECRET_KEY, algorithms=[ALGORITHM])</w:t>
                            </w:r>
                          </w:p>
                          <w:p w14:paraId="3C5DC753">
                            <w:pPr>
                              <w:pStyle w:val="80"/>
                            </w:pPr>
                            <w:r>
                              <w:t xml:space="preserve">        username: str = payload.get("sub")</w:t>
                            </w:r>
                          </w:p>
                          <w:p w14:paraId="74B483D4">
                            <w:pPr>
                              <w:pStyle w:val="80"/>
                            </w:pPr>
                            <w:r>
                              <w:t xml:space="preserve">        if username is None:</w:t>
                            </w:r>
                          </w:p>
                          <w:p w14:paraId="4C32638F">
                            <w:pPr>
                              <w:pStyle w:val="80"/>
                            </w:pPr>
                            <w:r>
                              <w:t xml:space="preserve">            raise credentials_exception</w:t>
                            </w:r>
                          </w:p>
                          <w:p w14:paraId="4422556B">
                            <w:pPr>
                              <w:pStyle w:val="80"/>
                            </w:pPr>
                            <w:r>
                              <w:t xml:space="preserve">    except JWTError:</w:t>
                            </w:r>
                          </w:p>
                          <w:p w14:paraId="7433B5FF">
                            <w:pPr>
                              <w:pStyle w:val="80"/>
                            </w:pPr>
                            <w:r>
                              <w:t xml:space="preserve">        raise credentials_exception</w:t>
                            </w:r>
                          </w:p>
                          <w:p w14:paraId="7ED9E674">
                            <w:pPr>
                              <w:pStyle w:val="80"/>
                            </w:pPr>
                            <w:r>
                              <w:t xml:space="preserve">    </w:t>
                            </w:r>
                          </w:p>
                          <w:p w14:paraId="086AE2DC">
                            <w:pPr>
                              <w:pStyle w:val="80"/>
                            </w:pPr>
                            <w:r>
                              <w:t xml:space="preserve">    user = await get_user(username)</w:t>
                            </w:r>
                          </w:p>
                          <w:p w14:paraId="078DC8FF">
                            <w:pPr>
                              <w:pStyle w:val="80"/>
                            </w:pPr>
                            <w:r>
                              <w:t xml:space="preserve">    if user is None:</w:t>
                            </w:r>
                          </w:p>
                          <w:p w14:paraId="6564A584">
                            <w:pPr>
                              <w:pStyle w:val="80"/>
                            </w:pPr>
                            <w:r>
                              <w:t xml:space="preserve">        raise credentials_exception</w:t>
                            </w:r>
                          </w:p>
                          <w:p w14:paraId="612EB2B6">
                            <w:pPr>
                              <w:pStyle w:val="80"/>
                              <w:rPr>
                                <w:szCs w:val="18"/>
                              </w:rPr>
                            </w:pPr>
                            <w:r>
                              <w:t>return user</w:t>
                            </w:r>
                          </w:p>
                        </w:txbxContent>
                      </wps:txbx>
                      <wps:bodyPr rot="0" vert="horz" wrap="square" lIns="91440" tIns="45720" rIns="91440" bIns="45720" anchor="t" anchorCtr="0" upright="1">
                        <a:noAutofit/>
                      </wps:bodyPr>
                    </wps:wsp>
                  </a:graphicData>
                </a:graphic>
              </wp:inline>
            </w:drawing>
          </mc:Choice>
          <mc:Fallback>
            <w:pict>
              <v:rect id="文本框 2" o:spid="_x0000_s1026" o:spt="1" style="height:287.5pt;width:467pt;" fillcolor="#FFFFFF" filled="t" stroked="t" coordsize="21600,21600" o:gfxdata="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&#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yOq/UAAAABQEAAA8AAAAAAAAAAQAgAAAAIgAAAGRy&#10;cy9kb3ducmV2LnhtbFBLAQIUABQAAAAIAIdO4kBaa0PUQgIAAIMEAAAOAAAAAAAAAAEAIAAAACMB&#10;AABkcnMvZTJvRG9jLnhtbFBLBQYAAAAABgAGAFkBAADXBQAAAAA=&#10;">
                <v:fill on="t" focussize="0,0"/>
                <v:stroke color="#000000" miterlimit="8" joinstyle="miter"/>
                <v:imagedata o:title=""/>
                <o:lock v:ext="edit" aspectratio="f"/>
                <v:textbox>
                  <w:txbxContent>
                    <w:p w14:paraId="2958559F">
                      <w:pPr>
                        <w:pStyle w:val="80"/>
                      </w:pPr>
                      <w:r>
                        <w:rPr>
                          <w:rFonts w:hint="eastAsia"/>
                        </w:rPr>
                        <w:t># 用户认证中间件</w:t>
                      </w:r>
                    </w:p>
                    <w:p w14:paraId="3CD98BFB">
                      <w:pPr>
                        <w:pStyle w:val="80"/>
                      </w:pPr>
                      <w:r>
                        <w:t>async def get_current_user(token: str = Depends(oauth2_scheme)):</w:t>
                      </w:r>
                    </w:p>
                    <w:p w14:paraId="00DBE026">
                      <w:pPr>
                        <w:pStyle w:val="80"/>
                      </w:pPr>
                      <w:r>
                        <w:t xml:space="preserve">    credentials_exception = HTTPException(</w:t>
                      </w:r>
                    </w:p>
                    <w:p w14:paraId="0E32BB9E">
                      <w:pPr>
                        <w:pStyle w:val="80"/>
                      </w:pPr>
                      <w:r>
                        <w:t xml:space="preserve">        status_code=status.HTTP_401_UNAUTHORIZED,</w:t>
                      </w:r>
                    </w:p>
                    <w:p w14:paraId="4B545D83">
                      <w:pPr>
                        <w:pStyle w:val="80"/>
                      </w:pPr>
                      <w:r>
                        <w:t xml:space="preserve">        detail="Could not validate credentials",</w:t>
                      </w:r>
                    </w:p>
                    <w:p w14:paraId="7E944A02">
                      <w:pPr>
                        <w:pStyle w:val="80"/>
                      </w:pPr>
                      <w:r>
                        <w:t xml:space="preserve">        headers={"WWW-Authenticate": "Bearer"},</w:t>
                      </w:r>
                    </w:p>
                    <w:p w14:paraId="19E827F7">
                      <w:pPr>
                        <w:pStyle w:val="80"/>
                      </w:pPr>
                      <w:r>
                        <w:t xml:space="preserve">    )</w:t>
                      </w:r>
                    </w:p>
                    <w:p w14:paraId="7A51DE4F">
                      <w:pPr>
                        <w:pStyle w:val="80"/>
                      </w:pPr>
                      <w:r>
                        <w:t xml:space="preserve">    try:</w:t>
                      </w:r>
                    </w:p>
                    <w:p w14:paraId="31CA63A7">
                      <w:pPr>
                        <w:pStyle w:val="80"/>
                      </w:pPr>
                      <w:r>
                        <w:t xml:space="preserve">        payload = jwt.decode(token, SECRET_KEY, algorithms=[ALGORITHM])</w:t>
                      </w:r>
                    </w:p>
                    <w:p w14:paraId="3C5DC753">
                      <w:pPr>
                        <w:pStyle w:val="80"/>
                      </w:pPr>
                      <w:r>
                        <w:t xml:space="preserve">        username: str = payload.get("sub")</w:t>
                      </w:r>
                    </w:p>
                    <w:p w14:paraId="74B483D4">
                      <w:pPr>
                        <w:pStyle w:val="80"/>
                      </w:pPr>
                      <w:r>
                        <w:t xml:space="preserve">        if username is None:</w:t>
                      </w:r>
                    </w:p>
                    <w:p w14:paraId="4C32638F">
                      <w:pPr>
                        <w:pStyle w:val="80"/>
                      </w:pPr>
                      <w:r>
                        <w:t xml:space="preserve">            raise credentials_exception</w:t>
                      </w:r>
                    </w:p>
                    <w:p w14:paraId="4422556B">
                      <w:pPr>
                        <w:pStyle w:val="80"/>
                      </w:pPr>
                      <w:r>
                        <w:t xml:space="preserve">    except JWTError:</w:t>
                      </w:r>
                    </w:p>
                    <w:p w14:paraId="7433B5FF">
                      <w:pPr>
                        <w:pStyle w:val="80"/>
                      </w:pPr>
                      <w:r>
                        <w:t xml:space="preserve">        raise credentials_exception</w:t>
                      </w:r>
                    </w:p>
                    <w:p w14:paraId="7ED9E674">
                      <w:pPr>
                        <w:pStyle w:val="80"/>
                      </w:pPr>
                      <w:r>
                        <w:t xml:space="preserve">    </w:t>
                      </w:r>
                    </w:p>
                    <w:p w14:paraId="086AE2DC">
                      <w:pPr>
                        <w:pStyle w:val="80"/>
                      </w:pPr>
                      <w:r>
                        <w:t xml:space="preserve">    user = await get_user(username)</w:t>
                      </w:r>
                    </w:p>
                    <w:p w14:paraId="078DC8FF">
                      <w:pPr>
                        <w:pStyle w:val="80"/>
                      </w:pPr>
                      <w:r>
                        <w:t xml:space="preserve">    if user is None:</w:t>
                      </w:r>
                    </w:p>
                    <w:p w14:paraId="6564A584">
                      <w:pPr>
                        <w:pStyle w:val="80"/>
                      </w:pPr>
                      <w:r>
                        <w:t xml:space="preserve">        raise credentials_exception</w:t>
                      </w:r>
                    </w:p>
                    <w:p w14:paraId="612EB2B6">
                      <w:pPr>
                        <w:pStyle w:val="80"/>
                        <w:rPr>
                          <w:szCs w:val="18"/>
                        </w:rPr>
                      </w:pPr>
                      <w:r>
                        <w:t>return user</w:t>
                      </w:r>
                    </w:p>
                  </w:txbxContent>
                </v:textbox>
                <w10:wrap type="none"/>
                <w10:anchorlock/>
              </v:rect>
            </w:pict>
          </mc:Fallback>
        </mc:AlternateContent>
      </w:r>
    </w:p>
    <w:p w14:paraId="6795DE71">
      <w:pPr>
        <w:pStyle w:val="10"/>
        <w:ind w:firstLine="442"/>
      </w:pPr>
      <w:r>
        <w:rPr>
          <w:rFonts w:hint="eastAsia"/>
        </w:rPr>
        <w:t>对于需要认证的API请求，前端在HTTP请求的Authorization头中以Bearer &lt;token&gt;的形式附带此Token。后端FastAPI应用中，定义了一个依赖项函数get_current_user，它依赖于OAuth2PasswordBearer(tokenUrl="token")来自动从请求头中提取Bearer Token，解码并验证Token的有效性，验证签名是否有效，然后从Token的Payload中提取用户标识（如sub字段），并据此查询数据库以获取完整的用户对象。如果Token无效或用户不存在，则抛出HTTPException 401 Unauthorized的报错，中断请求处理；否则，将查询到的用户对象返回。</w:t>
      </w:r>
    </w:p>
    <w:p w14:paraId="7B837B1A">
      <w:pPr>
        <w:pStyle w:val="59"/>
        <w:spacing w:before="291"/>
        <w:jc w:val="left"/>
      </w:pPr>
      <w:bookmarkStart w:id="51" w:name="_Toc195465448"/>
      <w:bookmarkStart w:id="52" w:name="_Toc195575021"/>
      <w:r>
        <w:rPr>
          <w:rFonts w:hint="eastAsia"/>
        </w:rPr>
        <w:t>密码加密实现</w:t>
      </w:r>
      <w:bookmarkEnd w:id="51"/>
      <w:bookmarkEnd w:id="52"/>
    </w:p>
    <w:p w14:paraId="7E167D6B">
      <w:pPr>
        <w:pStyle w:val="10"/>
        <w:ind w:firstLine="442"/>
      </w:pPr>
      <w:r>
        <w:rPr>
          <w:rFonts w:hint="eastAsia"/>
        </w:rPr>
        <w:t>密码加密使用bcrypt算法进行密码加密，具体实现借助了Python的passlib库中的各种密码哈希算法。在系统中我首先配置了一个CryptContext实例，指定使用bcrypt方案为HAS256算法。当用户注册或修改密码时，调用pwd_context.hash(plain_password)函数，为密码生成一个随机的盐（salt），并将盐与密码结合后进行多次哈希运算，最终生成一个包含算法信息、计算成本、盐和哈希值本身的字符串，存储在数据库的password字段中。</w:t>
      </w:r>
    </w:p>
    <w:p w14:paraId="3FD65E25">
      <w:pPr>
        <w:pStyle w:val="10"/>
        <w:ind w:firstLine="442"/>
      </w:pPr>
      <w:r>
        <w:rPr>
          <w:rFonts w:hint="eastAsia"/>
        </w:rPr>
        <w:t>当用户登录进行密码验证时，调用pwd_context.verify(plain_password, hashed_password_from_db)函数进行解码运算。具体核心代码如下：</w:t>
      </w:r>
    </w:p>
    <w:p w14:paraId="1DE6770D">
      <w:pPr>
        <w:rPr>
          <w:sz w:val="24"/>
          <w:szCs w:val="32"/>
        </w:rPr>
      </w:pPr>
      <w:r>
        <w:rPr>
          <w:bCs/>
        </w:rPr>
        <mc:AlternateContent>
          <mc:Choice Requires="wps">
            <w:drawing>
              <wp:inline distT="0" distB="0" distL="0" distR="0">
                <wp:extent cx="5930900" cy="1270000"/>
                <wp:effectExtent l="0" t="0" r="12700" b="25400"/>
                <wp:docPr id="1071593545" name="文本框 2"/>
                <wp:cNvGraphicFramePr/>
                <a:graphic xmlns:a="http://schemas.openxmlformats.org/drawingml/2006/main">
                  <a:graphicData uri="http://schemas.microsoft.com/office/word/2010/wordprocessingShape">
                    <wps:wsp>
                      <wps:cNvSpPr>
                        <a:spLocks noChangeArrowheads="1"/>
                      </wps:cNvSpPr>
                      <wps:spPr>
                        <a:xfrm>
                          <a:off x="0" y="0"/>
                          <a:ext cx="5930900" cy="1270000"/>
                        </a:xfrm>
                        <a:prstGeom prst="rect">
                          <a:avLst/>
                        </a:prstGeom>
                        <a:solidFill>
                          <a:srgbClr val="FFFFFF"/>
                        </a:solidFill>
                        <a:ln w="9525" cmpd="sng">
                          <a:solidFill>
                            <a:srgbClr val="000000"/>
                          </a:solidFill>
                          <a:miter lim="800000"/>
                        </a:ln>
                      </wps:spPr>
                      <wps:txbx>
                        <w:txbxContent>
                          <w:p w14:paraId="0366E2B0">
                            <w:pPr>
                              <w:pStyle w:val="63"/>
                            </w:pPr>
                            <w:r>
                              <w:rPr>
                                <w:rFonts w:hint="eastAsia"/>
                              </w:rPr>
                              <w:t># 密码加密</w:t>
                            </w:r>
                          </w:p>
                          <w:p w14:paraId="1D1327F2">
                            <w:pPr>
                              <w:pStyle w:val="63"/>
                            </w:pPr>
                            <w:r>
                              <w:t>def get_password_hash(password: str) -&gt; str:</w:t>
                            </w:r>
                          </w:p>
                          <w:p w14:paraId="02F036A0">
                            <w:pPr>
                              <w:pStyle w:val="63"/>
                            </w:pPr>
                            <w:r>
                              <w:t xml:space="preserve">    return pwd_context.hash(password)</w:t>
                            </w:r>
                          </w:p>
                          <w:p w14:paraId="546C4515">
                            <w:pPr>
                              <w:pStyle w:val="63"/>
                            </w:pPr>
                            <w:r>
                              <w:rPr>
                                <w:rFonts w:hint="eastAsia"/>
                              </w:rPr>
                              <w:t># 密码验证</w:t>
                            </w:r>
                          </w:p>
                          <w:p w14:paraId="58A30FDF">
                            <w:pPr>
                              <w:pStyle w:val="63"/>
                            </w:pPr>
                            <w:r>
                              <w:t>def verify_password(plain_password: str, hashed_password: str) -&gt; bool:</w:t>
                            </w:r>
                          </w:p>
                          <w:p w14:paraId="02A4B54F">
                            <w:pPr>
                              <w:pStyle w:val="63"/>
                            </w:pPr>
                            <w:r>
                              <w:t>return pwd_context.verify(plain_password, hashed_password)</w:t>
                            </w:r>
                          </w:p>
                        </w:txbxContent>
                      </wps:txbx>
                      <wps:bodyPr rot="0" vert="horz" wrap="square" lIns="91440" tIns="45720" rIns="91440" bIns="45720" anchor="t" anchorCtr="0" upright="1">
                        <a:noAutofit/>
                      </wps:bodyPr>
                    </wps:wsp>
                  </a:graphicData>
                </a:graphic>
              </wp:inline>
            </w:drawing>
          </mc:Choice>
          <mc:Fallback>
            <w:pict>
              <v:rect id="文本框 2" o:spid="_x0000_s1026" o:spt="1" style="height:100pt;width:467pt;" fillcolor="#FFFFFF" filled="t" stroked="t" coordsize="21600,21600" o:gfxdata="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JqOiNMAAAAFAQAADwAAAAAAAAABACAAAAAiAAAAZHJzL2Rv&#10;d25yZXYueG1sUEsBAhQAFAAAAAgAh07iQKzWzdI/AgAAhAQAAA4AAAAAAAAAAQAgAAAAIgEAAGRy&#10;cy9lMm9Eb2MueG1sUEsFBgAAAAAGAAYAWQEAANMFAAAAAA==&#10;">
                <v:fill on="t" focussize="0,0"/>
                <v:stroke color="#000000" miterlimit="8" joinstyle="miter"/>
                <v:imagedata o:title=""/>
                <o:lock v:ext="edit" aspectratio="f"/>
                <v:textbox>
                  <w:txbxContent>
                    <w:p w14:paraId="0366E2B0">
                      <w:pPr>
                        <w:pStyle w:val="63"/>
                      </w:pPr>
                      <w:r>
                        <w:rPr>
                          <w:rFonts w:hint="eastAsia"/>
                        </w:rPr>
                        <w:t># 密码加密</w:t>
                      </w:r>
                    </w:p>
                    <w:p w14:paraId="1D1327F2">
                      <w:pPr>
                        <w:pStyle w:val="63"/>
                      </w:pPr>
                      <w:r>
                        <w:t>def get_password_hash(password: str) -&gt; str:</w:t>
                      </w:r>
                    </w:p>
                    <w:p w14:paraId="02F036A0">
                      <w:pPr>
                        <w:pStyle w:val="63"/>
                      </w:pPr>
                      <w:r>
                        <w:t xml:space="preserve">    return pwd_context.hash(password)</w:t>
                      </w:r>
                    </w:p>
                    <w:p w14:paraId="546C4515">
                      <w:pPr>
                        <w:pStyle w:val="63"/>
                      </w:pPr>
                      <w:r>
                        <w:rPr>
                          <w:rFonts w:hint="eastAsia"/>
                        </w:rPr>
                        <w:t># 密码验证</w:t>
                      </w:r>
                    </w:p>
                    <w:p w14:paraId="58A30FDF">
                      <w:pPr>
                        <w:pStyle w:val="63"/>
                      </w:pPr>
                      <w:r>
                        <w:t>def verify_password(plain_password: str, hashed_password: str) -&gt; bool:</w:t>
                      </w:r>
                    </w:p>
                    <w:p w14:paraId="02A4B54F">
                      <w:pPr>
                        <w:pStyle w:val="63"/>
                      </w:pPr>
                      <w:r>
                        <w:t>return pwd_context.verify(plain_password, hashed_password)</w:t>
                      </w:r>
                    </w:p>
                  </w:txbxContent>
                </v:textbox>
                <w10:wrap type="none"/>
                <w10:anchorlock/>
              </v:rect>
            </w:pict>
          </mc:Fallback>
        </mc:AlternateContent>
      </w:r>
    </w:p>
    <w:p w14:paraId="2D71FDBF">
      <w:pPr>
        <w:pStyle w:val="10"/>
        <w:ind w:firstLine="442"/>
      </w:pPr>
      <w:r>
        <w:rPr>
          <w:rFonts w:hint="eastAsia"/>
        </w:rPr>
        <w:t>passlib会自动从存储的哈希字符串中提取出盐和哈希参数，用相同的盐和参数处理用户输入的明文密码，然后比较生成的哈希值与数据库中存储的哈希值是否一致。这种方式确保了即使数据库泄露，攻击者也无法直接获取用户明文密码，且由于每个密码都有独立的盐，彩虹表攻击也难以奏效。</w:t>
      </w:r>
    </w:p>
    <w:p w14:paraId="092061EE">
      <w:pPr>
        <w:pStyle w:val="56"/>
        <w:jc w:val="left"/>
      </w:pPr>
      <w:bookmarkStart w:id="53" w:name="_Toc195575022"/>
      <w:bookmarkStart w:id="54" w:name="_Toc195465449"/>
      <w:r>
        <w:rPr>
          <w:rFonts w:hint="eastAsia"/>
        </w:rPr>
        <w:t>电影展示模块</w:t>
      </w:r>
      <w:del w:id="25" w:author="scu" w:date="2025-04-16T10:07:00Z">
        <w:r>
          <w:rPr>
            <w:rFonts w:hint="eastAsia"/>
          </w:rPr>
          <w:delText>实现</w:delText>
        </w:r>
        <w:bookmarkEnd w:id="53"/>
        <w:bookmarkEnd w:id="54"/>
      </w:del>
    </w:p>
    <w:p w14:paraId="3A599D43">
      <w:pPr>
        <w:pStyle w:val="10"/>
        <w:ind w:firstLine="442"/>
      </w:pPr>
      <w:r>
        <w:rPr>
          <w:rFonts w:hint="eastAsia"/>
        </w:rPr>
        <w:t>电影管理模块实现了电影数据的全生命周期管理。首先通过异步爬虫技术从爱奇艺等平台获取电影数据，包括电影基本信息、剧情简介等，随后在数据清洗环节对爬取的数据进行标准化处理，确保数据质量，这里使用到了正则表达式匹配和自然语言处理技术等。</w:t>
      </w:r>
    </w:p>
    <w:p w14:paraId="1AF2D6DA">
      <w:pPr>
        <w:pStyle w:val="10"/>
        <w:ind w:firstLine="442"/>
      </w:pPr>
      <w:r>
        <w:rPr>
          <w:rFonts w:hint="eastAsia"/>
        </w:rPr>
        <w:t>在电影展示中，模块采用响应式网格布局，支持按类型、评分等多维度筛选，电影海报的懒加载和渐进式加载，优化了页面性能。</w:t>
      </w:r>
    </w:p>
    <w:p w14:paraId="712935EB">
      <w:pPr>
        <w:pStyle w:val="59"/>
        <w:spacing w:before="291"/>
        <w:jc w:val="left"/>
      </w:pPr>
      <w:bookmarkStart w:id="55" w:name="_Toc195575023"/>
      <w:bookmarkStart w:id="56" w:name="_Toc195465450"/>
      <w:commentRangeStart w:id="22"/>
      <w:r>
        <w:rPr>
          <w:rFonts w:hint="eastAsia"/>
        </w:rPr>
        <w:t>电影数据集爬取</w:t>
      </w:r>
      <w:bookmarkEnd w:id="55"/>
      <w:bookmarkEnd w:id="56"/>
      <w:commentRangeEnd w:id="22"/>
      <w:r>
        <w:rPr>
          <w:rStyle w:val="39"/>
          <w:rFonts w:ascii="Times New Roman" w:hAnsi="Times New Roman" w:eastAsia="宋体"/>
          <w:b w:val="0"/>
          <w:bCs w:val="0"/>
        </w:rPr>
        <w:commentReference w:id="22"/>
      </w:r>
    </w:p>
    <w:p w14:paraId="55067893">
      <w:pPr>
        <w:pStyle w:val="10"/>
        <w:ind w:firstLine="442"/>
      </w:pPr>
      <w:r>
        <w:rPr>
          <w:rFonts w:hint="eastAsia"/>
        </w:rPr>
        <w:t>数据爬取过程如图所示，具体流程如下（此处以爬取爱奇艺影评为例）：</w:t>
      </w:r>
    </w:p>
    <w:p w14:paraId="744C7125">
      <w:pPr>
        <w:pStyle w:val="10"/>
        <w:ind w:firstLine="442"/>
      </w:pPr>
      <w:r>
        <w:rPr>
          <w:rFonts w:hint="eastAsia"/>
        </w:rPr>
        <w:t>1、</w:t>
      </w:r>
      <w:r>
        <w:rPr>
          <w:rFonts w:hint="eastAsia"/>
        </w:rPr>
        <w:tab/>
      </w:r>
      <w:r>
        <w:rPr>
          <w:rFonts w:hint="eastAsia"/>
        </w:rPr>
        <w:t>从接口获取电影的基本信息。这里以地区分类，分语种（如华语、英语等）获取当下热门电影的信息。</w:t>
      </w:r>
    </w:p>
    <w:p w14:paraId="339D9F2A">
      <w:pPr>
        <w:pStyle w:val="10"/>
        <w:ind w:firstLine="442"/>
      </w:pPr>
      <w:r>
        <w:rPr>
          <w:rFonts w:hint="eastAsia"/>
        </w:rPr>
        <w:t>2、</w:t>
      </w:r>
      <w:r>
        <w:rPr>
          <w:rFonts w:hint="eastAsia"/>
        </w:rPr>
        <w:tab/>
      </w:r>
      <w:r>
        <w:rPr>
          <w:rFonts w:hint="eastAsia"/>
        </w:rPr>
        <w:t>电影编号一般是视频播放软件对一部电影的唯一识别码，通过电影编号。可以找到该电影的评论接口。</w:t>
      </w:r>
    </w:p>
    <w:p w14:paraId="40EFD883">
      <w:pPr>
        <w:pStyle w:val="10"/>
        <w:ind w:firstLine="442"/>
      </w:pPr>
      <w:r>
        <w:rPr>
          <w:rFonts w:hint="eastAsia"/>
        </w:rPr>
        <w:t>3、</w:t>
      </w:r>
      <w:r>
        <w:rPr>
          <w:rFonts w:hint="eastAsia"/>
        </w:rPr>
        <w:tab/>
      </w:r>
      <w:r>
        <w:rPr>
          <w:rFonts w:hint="eastAsia"/>
        </w:rPr>
        <w:t>通过评论接口，可以请求评论数据，但是一次请求并不能获取足够多的数据，需要更改接口的lastId参数（不同视频放映软件该参数不同，爱奇艺中是lastId）多次请求以获取足量数据。</w:t>
      </w:r>
    </w:p>
    <w:p w14:paraId="4C51F3A7">
      <w:pPr>
        <w:keepNext/>
        <w:ind w:firstLine="382" w:firstLineChars="200"/>
        <w:jc w:val="center"/>
      </w:pPr>
      <w:r>
        <w:drawing>
          <wp:inline distT="0" distB="0" distL="0" distR="0">
            <wp:extent cx="3524250" cy="3069590"/>
            <wp:effectExtent l="0" t="0" r="0" b="0"/>
            <wp:docPr id="181493969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39697" name="图片 3"/>
                    <pic:cNvPicPr>
                      <a:picLocks noChangeAspect="1" noChangeArrowheads="1"/>
                    </pic:cNvPicPr>
                  </pic:nvPicPr>
                  <pic:blipFill>
                    <a:blip r:embed="rId25">
                      <a:extLst>
                        <a:ext uri="{28A0092B-C50C-407E-A947-70E740481C1C}">
                          <a14:useLocalDpi xmlns:a14="http://schemas.microsoft.com/office/drawing/2010/main" val="0"/>
                        </a:ext>
                      </a:extLst>
                    </a:blip>
                    <a:srcRect r="33379"/>
                    <a:stretch>
                      <a:fillRect/>
                    </a:stretch>
                  </pic:blipFill>
                  <pic:spPr>
                    <a:xfrm>
                      <a:off x="0" y="0"/>
                      <a:ext cx="3524250" cy="3069590"/>
                    </a:xfrm>
                    <a:prstGeom prst="rect">
                      <a:avLst/>
                    </a:prstGeom>
                    <a:noFill/>
                    <a:ln>
                      <a:noFill/>
                    </a:ln>
                  </pic:spPr>
                </pic:pic>
              </a:graphicData>
            </a:graphic>
          </wp:inline>
        </w:drawing>
      </w:r>
    </w:p>
    <w:p w14:paraId="7EFD343E">
      <w:pPr>
        <w:pStyle w:val="9"/>
        <w:rPr>
          <w:sz w:val="24"/>
          <w:szCs w:val="32"/>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r>
        <w:rPr>
          <w:rFonts w:hint="eastAsia"/>
        </w:rPr>
        <w:t xml:space="preserve"> 爬虫流程</w:t>
      </w:r>
    </w:p>
    <w:p w14:paraId="52CA21EA">
      <w:pPr>
        <w:pStyle w:val="84"/>
      </w:pPr>
      <w:r>
        <w:rPr>
          <w:bCs/>
        </w:rPr>
        <mc:AlternateContent>
          <mc:Choice Requires="wps">
            <w:drawing>
              <wp:inline distT="0" distB="0" distL="0" distR="0">
                <wp:extent cx="5930900" cy="4578350"/>
                <wp:effectExtent l="0" t="0" r="12700" b="12700"/>
                <wp:docPr id="821241372" name="文本框 2"/>
                <wp:cNvGraphicFramePr/>
                <a:graphic xmlns:a="http://schemas.openxmlformats.org/drawingml/2006/main">
                  <a:graphicData uri="http://schemas.microsoft.com/office/word/2010/wordprocessingShape">
                    <wps:wsp>
                      <wps:cNvSpPr>
                        <a:spLocks noChangeArrowheads="1"/>
                      </wps:cNvSpPr>
                      <wps:spPr>
                        <a:xfrm>
                          <a:off x="0" y="0"/>
                          <a:ext cx="5930900" cy="4578350"/>
                        </a:xfrm>
                        <a:prstGeom prst="rect">
                          <a:avLst/>
                        </a:prstGeom>
                        <a:solidFill>
                          <a:srgbClr val="FFFFFF"/>
                        </a:solidFill>
                        <a:ln w="9525" cmpd="sng">
                          <a:solidFill>
                            <a:srgbClr val="000000"/>
                          </a:solidFill>
                          <a:miter lim="800000"/>
                        </a:ln>
                      </wps:spPr>
                      <wps:txbx>
                        <w:txbxContent>
                          <w:p w14:paraId="4D30C8C2">
                            <w:pPr>
                              <w:pStyle w:val="80"/>
                            </w:pPr>
                            <w:r>
                              <w:t>def get_film_msg(url_data_msg_interface, headers):</w:t>
                            </w:r>
                          </w:p>
                          <w:p w14:paraId="639292F5">
                            <w:pPr>
                              <w:pStyle w:val="80"/>
                            </w:pPr>
                            <w:r>
                              <w:t xml:space="preserve">    response = requests.get(url_data_msg_interface, headers=headers)</w:t>
                            </w:r>
                          </w:p>
                          <w:p w14:paraId="091C9F6B">
                            <w:pPr>
                              <w:pStyle w:val="80"/>
                            </w:pPr>
                            <w:r>
                              <w:t xml:space="preserve">    data = json.loads(response.text)</w:t>
                            </w:r>
                          </w:p>
                          <w:p w14:paraId="2A1C7A41">
                            <w:pPr>
                              <w:pStyle w:val="80"/>
                            </w:pPr>
                            <w:r>
                              <w:t xml:space="preserve">    films_msg = []</w:t>
                            </w:r>
                          </w:p>
                          <w:p w14:paraId="218AD3CD">
                            <w:pPr>
                              <w:pStyle w:val="80"/>
                            </w:pPr>
                            <w:r>
                              <w:t xml:space="preserve">    for x in data['data']:</w:t>
                            </w:r>
                          </w:p>
                          <w:p w14:paraId="65EC1E30">
                            <w:pPr>
                              <w:pStyle w:val="80"/>
                            </w:pPr>
                            <w:r>
                              <w:rPr>
                                <w:rFonts w:hint="eastAsia"/>
                              </w:rPr>
                              <w:t xml:space="preserve">        # 此处的x包含了一部影片包含的所有的基本信息</w:t>
                            </w:r>
                          </w:p>
                          <w:p w14:paraId="2E4EF28D">
                            <w:pPr>
                              <w:pStyle w:val="80"/>
                            </w:pPr>
                            <w:r>
                              <w:t xml:space="preserve">        display_name = x['display_name'] if 'display_name' in x else ''</w:t>
                            </w:r>
                          </w:p>
                          <w:p w14:paraId="25BBE045">
                            <w:pPr>
                              <w:pStyle w:val="80"/>
                            </w:pPr>
                            <w:r>
                              <w:rPr>
                                <w:rFonts w:hint="eastAsia"/>
                              </w:rPr>
                              <w:t xml:space="preserve">        display_name = display_name.replace('（普通话）', '')</w:t>
                            </w:r>
                          </w:p>
                          <w:p w14:paraId="339770C3">
                            <w:pPr>
                              <w:pStyle w:val="80"/>
                            </w:pPr>
                            <w:r>
                              <w:rPr>
                                <w:rFonts w:hint="eastAsia"/>
                              </w:rPr>
                              <w:t xml:space="preserve">        display_name = display_name.replace('（独家修复版）', '')</w:t>
                            </w:r>
                          </w:p>
                          <w:p w14:paraId="53CDBD6F">
                            <w:pPr>
                              <w:pStyle w:val="80"/>
                            </w:pPr>
                            <w:r>
                              <w:rPr>
                                <w:rFonts w:hint="eastAsia"/>
                              </w:rPr>
                              <w:t xml:space="preserve">        display_name = display_name.replace('《', '')</w:t>
                            </w:r>
                          </w:p>
                          <w:p w14:paraId="16E927F0">
                            <w:pPr>
                              <w:pStyle w:val="80"/>
                            </w:pPr>
                            <w:r>
                              <w:rPr>
                                <w:rFonts w:hint="eastAsia"/>
                              </w:rPr>
                              <w:t xml:space="preserve">        display_name = display_name.replace('》', '-')</w:t>
                            </w:r>
                          </w:p>
                          <w:p w14:paraId="09ADE926">
                            <w:pPr>
                              <w:pStyle w:val="80"/>
                            </w:pPr>
                            <w:r>
                              <w:t xml:space="preserve">        album_id = x['album_id'] if 'album_id' in x else ''</w:t>
                            </w:r>
                          </w:p>
                          <w:p w14:paraId="6FD60ACD">
                            <w:pPr>
                              <w:pStyle w:val="80"/>
                            </w:pPr>
                            <w:r>
                              <w:t xml:space="preserve">        description = x['description'] if 'description' in x else ''</w:t>
                            </w:r>
                          </w:p>
                          <w:p w14:paraId="01695CED">
                            <w:pPr>
                              <w:pStyle w:val="80"/>
                            </w:pPr>
                            <w:r>
                              <w:t xml:space="preserve">        tag_pcw = x['tag_pcw'] if 'tag_pcw' in x else ''</w:t>
                            </w:r>
                          </w:p>
                          <w:p w14:paraId="421EACB7">
                            <w:pPr>
                              <w:pStyle w:val="80"/>
                            </w:pPr>
                            <w:r>
                              <w:t xml:space="preserve">        url_film = x['url'] if 'url' in x else ''</w:t>
                            </w:r>
                          </w:p>
                          <w:p w14:paraId="2DD4C04D">
                            <w:pPr>
                              <w:pStyle w:val="80"/>
                            </w:pPr>
                            <w:r>
                              <w:t xml:space="preserve">        image_url_normal = x['image_url_normal'] if 'image_url_normal' in x else ''</w:t>
                            </w:r>
                          </w:p>
                          <w:p w14:paraId="55E2046A">
                            <w:pPr>
                              <w:pStyle w:val="80"/>
                            </w:pPr>
                          </w:p>
                          <w:p w14:paraId="5AD04A6C">
                            <w:pPr>
                              <w:pStyle w:val="80"/>
                            </w:pPr>
                            <w:r>
                              <w:t xml:space="preserve">        film_msg = {'display_name': display_name, 'album_id': album_id, 'description': description, 'tag_pcw': tag_pcw,</w:t>
                            </w:r>
                          </w:p>
                          <w:p w14:paraId="03C3EB01">
                            <w:pPr>
                              <w:pStyle w:val="80"/>
                            </w:pPr>
                            <w:r>
                              <w:t xml:space="preserve">                    'url_film': url_film, 'image_url_normal': image_url_normal}</w:t>
                            </w:r>
                          </w:p>
                          <w:p w14:paraId="0E1B29B5">
                            <w:pPr>
                              <w:pStyle w:val="80"/>
                            </w:pPr>
                            <w:r>
                              <w:t xml:space="preserve">        films_msg.append(film_msg)</w:t>
                            </w:r>
                          </w:p>
                          <w:p w14:paraId="431BBBE7">
                            <w:pPr>
                              <w:pStyle w:val="80"/>
                            </w:pPr>
                            <w:r>
                              <w:t xml:space="preserve">        print(film_msg)</w:t>
                            </w:r>
                          </w:p>
                          <w:p w14:paraId="1A045AC5">
                            <w:pPr>
                              <w:pStyle w:val="80"/>
                            </w:pPr>
                          </w:p>
                          <w:p w14:paraId="341B06D7">
                            <w:pPr>
                              <w:pStyle w:val="80"/>
                            </w:pPr>
                            <w:r>
                              <w:t xml:space="preserve">    return films_msg</w:t>
                            </w:r>
                          </w:p>
                        </w:txbxContent>
                      </wps:txbx>
                      <wps:bodyPr rot="0" vert="horz" wrap="square" lIns="91440" tIns="45720" rIns="91440" bIns="45720" anchor="t" anchorCtr="0" upright="1">
                        <a:noAutofit/>
                      </wps:bodyPr>
                    </wps:wsp>
                  </a:graphicData>
                </a:graphic>
              </wp:inline>
            </w:drawing>
          </mc:Choice>
          <mc:Fallback>
            <w:pict>
              <v:rect id="文本框 2" o:spid="_x0000_s1026" o:spt="1" style="height:360.5pt;width:467pt;" fillcolor="#FFFFFF" filled="t" stroked="t" coordsize="21600,21600" o:gfxdata="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zV6RC1AAAAAUBAAAPAAAAAAAAAAEAIAAAACIAAABkcnMv&#10;ZG93bnJldi54bWxQSwECFAAUAAAACACHTuJAAxB0IEACAACDBAAADgAAAAAAAAABACAAAAAjAQAA&#10;ZHJzL2Uyb0RvYy54bWxQSwUGAAAAAAYABgBZAQAA1QUAAAAA&#10;">
                <v:fill on="t" focussize="0,0"/>
                <v:stroke color="#000000" miterlimit="8" joinstyle="miter"/>
                <v:imagedata o:title=""/>
                <o:lock v:ext="edit" aspectratio="f"/>
                <v:textbox>
                  <w:txbxContent>
                    <w:p w14:paraId="4D30C8C2">
                      <w:pPr>
                        <w:pStyle w:val="80"/>
                      </w:pPr>
                      <w:r>
                        <w:t>def get_film_msg(url_data_msg_interface, headers):</w:t>
                      </w:r>
                    </w:p>
                    <w:p w14:paraId="639292F5">
                      <w:pPr>
                        <w:pStyle w:val="80"/>
                      </w:pPr>
                      <w:r>
                        <w:t xml:space="preserve">    response = requests.get(url_data_msg_interface, headers=headers)</w:t>
                      </w:r>
                    </w:p>
                    <w:p w14:paraId="091C9F6B">
                      <w:pPr>
                        <w:pStyle w:val="80"/>
                      </w:pPr>
                      <w:r>
                        <w:t xml:space="preserve">    data = json.loads(response.text)</w:t>
                      </w:r>
                    </w:p>
                    <w:p w14:paraId="2A1C7A41">
                      <w:pPr>
                        <w:pStyle w:val="80"/>
                      </w:pPr>
                      <w:r>
                        <w:t xml:space="preserve">    films_msg = []</w:t>
                      </w:r>
                    </w:p>
                    <w:p w14:paraId="218AD3CD">
                      <w:pPr>
                        <w:pStyle w:val="80"/>
                      </w:pPr>
                      <w:r>
                        <w:t xml:space="preserve">    for x in data['data']:</w:t>
                      </w:r>
                    </w:p>
                    <w:p w14:paraId="65EC1E30">
                      <w:pPr>
                        <w:pStyle w:val="80"/>
                      </w:pPr>
                      <w:r>
                        <w:rPr>
                          <w:rFonts w:hint="eastAsia"/>
                        </w:rPr>
                        <w:t xml:space="preserve">        # 此处的x包含了一部影片包含的所有的基本信息</w:t>
                      </w:r>
                    </w:p>
                    <w:p w14:paraId="2E4EF28D">
                      <w:pPr>
                        <w:pStyle w:val="80"/>
                      </w:pPr>
                      <w:r>
                        <w:t xml:space="preserve">        display_name = x['display_name'] if 'display_name' in x else ''</w:t>
                      </w:r>
                    </w:p>
                    <w:p w14:paraId="25BBE045">
                      <w:pPr>
                        <w:pStyle w:val="80"/>
                      </w:pPr>
                      <w:r>
                        <w:rPr>
                          <w:rFonts w:hint="eastAsia"/>
                        </w:rPr>
                        <w:t xml:space="preserve">        display_name = display_name.replace('（普通话）', '')</w:t>
                      </w:r>
                    </w:p>
                    <w:p w14:paraId="339770C3">
                      <w:pPr>
                        <w:pStyle w:val="80"/>
                      </w:pPr>
                      <w:r>
                        <w:rPr>
                          <w:rFonts w:hint="eastAsia"/>
                        </w:rPr>
                        <w:t xml:space="preserve">        display_name = display_name.replace('（独家修复版）', '')</w:t>
                      </w:r>
                    </w:p>
                    <w:p w14:paraId="53CDBD6F">
                      <w:pPr>
                        <w:pStyle w:val="80"/>
                      </w:pPr>
                      <w:r>
                        <w:rPr>
                          <w:rFonts w:hint="eastAsia"/>
                        </w:rPr>
                        <w:t xml:space="preserve">        display_name = display_name.replace('《', '')</w:t>
                      </w:r>
                    </w:p>
                    <w:p w14:paraId="16E927F0">
                      <w:pPr>
                        <w:pStyle w:val="80"/>
                      </w:pPr>
                      <w:r>
                        <w:rPr>
                          <w:rFonts w:hint="eastAsia"/>
                        </w:rPr>
                        <w:t xml:space="preserve">        display_name = display_name.replace('》', '-')</w:t>
                      </w:r>
                    </w:p>
                    <w:p w14:paraId="09ADE926">
                      <w:pPr>
                        <w:pStyle w:val="80"/>
                      </w:pPr>
                      <w:r>
                        <w:t xml:space="preserve">        album_id = x['album_id'] if 'album_id' in x else ''</w:t>
                      </w:r>
                    </w:p>
                    <w:p w14:paraId="6FD60ACD">
                      <w:pPr>
                        <w:pStyle w:val="80"/>
                      </w:pPr>
                      <w:r>
                        <w:t xml:space="preserve">        description = x['description'] if 'description' in x else ''</w:t>
                      </w:r>
                    </w:p>
                    <w:p w14:paraId="01695CED">
                      <w:pPr>
                        <w:pStyle w:val="80"/>
                      </w:pPr>
                      <w:r>
                        <w:t xml:space="preserve">        tag_pcw = x['tag_pcw'] if 'tag_pcw' in x else ''</w:t>
                      </w:r>
                    </w:p>
                    <w:p w14:paraId="421EACB7">
                      <w:pPr>
                        <w:pStyle w:val="80"/>
                      </w:pPr>
                      <w:r>
                        <w:t xml:space="preserve">        url_film = x['url'] if 'url' in x else ''</w:t>
                      </w:r>
                    </w:p>
                    <w:p w14:paraId="2DD4C04D">
                      <w:pPr>
                        <w:pStyle w:val="80"/>
                      </w:pPr>
                      <w:r>
                        <w:t xml:space="preserve">        image_url_normal = x['image_url_normal'] if 'image_url_normal' in x else ''</w:t>
                      </w:r>
                    </w:p>
                    <w:p w14:paraId="55E2046A">
                      <w:pPr>
                        <w:pStyle w:val="80"/>
                      </w:pPr>
                    </w:p>
                    <w:p w14:paraId="5AD04A6C">
                      <w:pPr>
                        <w:pStyle w:val="80"/>
                      </w:pPr>
                      <w:r>
                        <w:t xml:space="preserve">        film_msg = {'display_name': display_name, 'album_id': album_id, 'description': description, 'tag_pcw': tag_pcw,</w:t>
                      </w:r>
                    </w:p>
                    <w:p w14:paraId="03C3EB01">
                      <w:pPr>
                        <w:pStyle w:val="80"/>
                      </w:pPr>
                      <w:r>
                        <w:t xml:space="preserve">                    'url_film': url_film, 'image_url_normal': image_url_normal}</w:t>
                      </w:r>
                    </w:p>
                    <w:p w14:paraId="0E1B29B5">
                      <w:pPr>
                        <w:pStyle w:val="80"/>
                      </w:pPr>
                      <w:r>
                        <w:t xml:space="preserve">        films_msg.append(film_msg)</w:t>
                      </w:r>
                    </w:p>
                    <w:p w14:paraId="431BBBE7">
                      <w:pPr>
                        <w:pStyle w:val="80"/>
                      </w:pPr>
                      <w:r>
                        <w:t xml:space="preserve">        print(film_msg)</w:t>
                      </w:r>
                    </w:p>
                    <w:p w14:paraId="1A045AC5">
                      <w:pPr>
                        <w:pStyle w:val="80"/>
                      </w:pPr>
                    </w:p>
                    <w:p w14:paraId="341B06D7">
                      <w:pPr>
                        <w:pStyle w:val="80"/>
                      </w:pPr>
                      <w:r>
                        <w:t xml:space="preserve">    return films_msg</w:t>
                      </w:r>
                    </w:p>
                  </w:txbxContent>
                </v:textbox>
                <w10:wrap type="none"/>
                <w10:anchorlock/>
              </v:rect>
            </w:pict>
          </mc:Fallback>
        </mc:AlternateContent>
      </w:r>
    </w:p>
    <w:p w14:paraId="2F83DD5C">
      <w:pPr>
        <w:pStyle w:val="10"/>
        <w:ind w:firstLine="442"/>
      </w:pPr>
      <w:r>
        <w:rPr>
          <w:rFonts w:hint="eastAsia"/>
        </w:rPr>
        <w:t>步骤2和步骤3的代码实现如下，其中lastId可以在当前接口请求到的数据中找到，并通过lastId可以找到下一组评论的接口。此处用异常的方式结束爬取，当全部评论爬取完后，会自动中断while循环。</w:t>
      </w:r>
    </w:p>
    <w:p w14:paraId="70CFD39B">
      <w:pPr>
        <w:pStyle w:val="84"/>
      </w:pPr>
      <w:r>
        <mc:AlternateContent>
          <mc:Choice Requires="wps">
            <w:drawing>
              <wp:inline distT="0" distB="0" distL="0" distR="0">
                <wp:extent cx="5930900" cy="7531100"/>
                <wp:effectExtent l="0" t="0" r="12700" b="12700"/>
                <wp:docPr id="624974941" name="文本框 2"/>
                <wp:cNvGraphicFramePr/>
                <a:graphic xmlns:a="http://schemas.openxmlformats.org/drawingml/2006/main">
                  <a:graphicData uri="http://schemas.microsoft.com/office/word/2010/wordprocessingShape">
                    <wps:wsp>
                      <wps:cNvSpPr>
                        <a:spLocks noChangeArrowheads="1"/>
                      </wps:cNvSpPr>
                      <wps:spPr>
                        <a:xfrm>
                          <a:off x="0" y="0"/>
                          <a:ext cx="5930900" cy="7531100"/>
                        </a:xfrm>
                        <a:prstGeom prst="rect">
                          <a:avLst/>
                        </a:prstGeom>
                        <a:solidFill>
                          <a:srgbClr val="FFFFFF"/>
                        </a:solidFill>
                        <a:ln w="9525" cmpd="sng">
                          <a:solidFill>
                            <a:srgbClr val="000000"/>
                          </a:solidFill>
                          <a:miter lim="800000"/>
                        </a:ln>
                      </wps:spPr>
                      <wps:txbx>
                        <w:txbxContent>
                          <w:p w14:paraId="02BEACF3">
                            <w:pPr>
                              <w:pStyle w:val="80"/>
                            </w:pPr>
                            <w:r>
                              <w:t>def get_review_by_filmId(film_id, headers):</w:t>
                            </w:r>
                          </w:p>
                          <w:p w14:paraId="67FDA60A">
                            <w:pPr>
                              <w:pStyle w:val="80"/>
                            </w:pPr>
                            <w:r>
                              <w:t xml:space="preserve">    lastId = ''</w:t>
                            </w:r>
                          </w:p>
                          <w:p w14:paraId="08D7BD95">
                            <w:pPr>
                              <w:pStyle w:val="80"/>
                            </w:pPr>
                            <w:r>
                              <w:t xml:space="preserve">    reviews = []</w:t>
                            </w:r>
                          </w:p>
                          <w:p w14:paraId="5790AF7B">
                            <w:pPr>
                              <w:pStyle w:val="80"/>
                            </w:pPr>
                            <w:r>
                              <w:t xml:space="preserve">    session = requests.session()</w:t>
                            </w:r>
                          </w:p>
                          <w:p w14:paraId="64A8DDEB">
                            <w:pPr>
                              <w:pStyle w:val="80"/>
                            </w:pPr>
                            <w:r>
                              <w:t xml:space="preserve">    while True:</w:t>
                            </w:r>
                          </w:p>
                          <w:p w14:paraId="3D567137">
                            <w:pPr>
                              <w:pStyle w:val="80"/>
                            </w:pPr>
                            <w:r>
                              <w:t xml:space="preserve">        url = 'https://sns-comment.iqiyi.com/v3/comment/get_comments.action?' \</w:t>
                            </w:r>
                          </w:p>
                          <w:p w14:paraId="38421396">
                            <w:pPr>
                              <w:pStyle w:val="80"/>
                            </w:pPr>
                            <w:r>
                              <w:t xml:space="preserve">              'agent_type=118&amp;agent_version=9.11.5' \</w:t>
                            </w:r>
                          </w:p>
                          <w:p w14:paraId="59F63BB4">
                            <w:pPr>
                              <w:pStyle w:val="80"/>
                            </w:pPr>
                            <w:r>
                              <w:t xml:space="preserve">              '&amp;authcookie=a3fFx3Pr964sHm1rgm3RbWjyKIeM04eCWEOpxPs2pHLam1Oeom2Nqc9R1r1cHrF57ydg9a56&amp;business_type=17' \</w:t>
                            </w:r>
                          </w:p>
                          <w:p w14:paraId="565D5CE7">
                            <w:pPr>
                              <w:pStyle w:val="80"/>
                            </w:pPr>
                            <w:r>
                              <w:t xml:space="preserve">              '&amp;content_id=' + str(film_id) + \</w:t>
                            </w:r>
                          </w:p>
                          <w:p w14:paraId="56C1F510">
                            <w:pPr>
                              <w:pStyle w:val="80"/>
                            </w:pPr>
                            <w:r>
                              <w:t xml:space="preserve">              '&amp;hot_size=10' \</w:t>
                            </w:r>
                          </w:p>
                          <w:p w14:paraId="69E35D46">
                            <w:pPr>
                              <w:pStyle w:val="80"/>
                            </w:pPr>
                            <w:r>
                              <w:t xml:space="preserve">              '&amp;last_id=' + str(lastId) + \</w:t>
                            </w:r>
                          </w:p>
                          <w:p w14:paraId="527E26F0">
                            <w:pPr>
                              <w:pStyle w:val="80"/>
                            </w:pPr>
                            <w:r>
                              <w:t xml:space="preserve">              '&amp;page=' \</w:t>
                            </w:r>
                          </w:p>
                          <w:p w14:paraId="4CA89D3A">
                            <w:pPr>
                              <w:pStyle w:val="80"/>
                            </w:pPr>
                            <w:r>
                              <w:t xml:space="preserve">              '&amp;page_size=40' \</w:t>
                            </w:r>
                          </w:p>
                          <w:p w14:paraId="7BA4A451">
                            <w:pPr>
                              <w:pStyle w:val="80"/>
                            </w:pPr>
                            <w:r>
                              <w:t xml:space="preserve">              '&amp;types=hot,time'</w:t>
                            </w:r>
                          </w:p>
                          <w:p w14:paraId="7640A6FE">
                            <w:pPr>
                              <w:pStyle w:val="80"/>
                            </w:pPr>
                            <w:r>
                              <w:t xml:space="preserve">        content = getMovieinfo(url, session, headers)</w:t>
                            </w:r>
                          </w:p>
                          <w:p w14:paraId="295349F2">
                            <w:pPr>
                              <w:pStyle w:val="80"/>
                            </w:pPr>
                          </w:p>
                          <w:p w14:paraId="7B48A380">
                            <w:pPr>
                              <w:pStyle w:val="80"/>
                            </w:pPr>
                            <w:r>
                              <w:t xml:space="preserve">        try:</w:t>
                            </w:r>
                          </w:p>
                          <w:p w14:paraId="2CB5567E">
                            <w:pPr>
                              <w:pStyle w:val="80"/>
                            </w:pPr>
                            <w:r>
                              <w:t xml:space="preserve">            comment_list = content['data']['comments']</w:t>
                            </w:r>
                          </w:p>
                          <w:p w14:paraId="43C3F651">
                            <w:pPr>
                              <w:pStyle w:val="80"/>
                            </w:pPr>
                            <w:r>
                              <w:t xml:space="preserve">            if not comment_list:</w:t>
                            </w:r>
                          </w:p>
                          <w:p w14:paraId="4FCD5366">
                            <w:pPr>
                              <w:pStyle w:val="80"/>
                            </w:pPr>
                            <w:r>
                              <w:t xml:space="preserve">                break</w:t>
                            </w:r>
                          </w:p>
                          <w:p w14:paraId="13053EF5">
                            <w:pPr>
                              <w:pStyle w:val="80"/>
                            </w:pPr>
                            <w:r>
                              <w:t xml:space="preserve">            reviews_t = [{</w:t>
                            </w:r>
                          </w:p>
                          <w:p w14:paraId="4B4CFABF">
                            <w:pPr>
                              <w:pStyle w:val="80"/>
                            </w:pPr>
                            <w:r>
                              <w:t xml:space="preserve">                'review_id': comment['id'],</w:t>
                            </w:r>
                          </w:p>
                          <w:p w14:paraId="633C3EA3">
                            <w:pPr>
                              <w:pStyle w:val="80"/>
                            </w:pPr>
                            <w:r>
                              <w:t xml:space="preserve">                'uname': comment['userInfo']['uname'],</w:t>
                            </w:r>
                          </w:p>
                          <w:p w14:paraId="193BD779">
                            <w:pPr>
                              <w:pStyle w:val="80"/>
                            </w:pPr>
                            <w:r>
                              <w:t xml:space="preserve">                'gender': comment['userInfo']['gender'] if 'gender' in comment['userInfo'] else '-1',</w:t>
                            </w:r>
                          </w:p>
                          <w:p w14:paraId="27C5F1C9">
                            <w:pPr>
                              <w:pStyle w:val="80"/>
                            </w:pPr>
                            <w:r>
                              <w:t xml:space="preserve">                'profileUrl': comment['userInfo']['profileUrl'],</w:t>
                            </w:r>
                          </w:p>
                          <w:p w14:paraId="6FD961AA">
                            <w:pPr>
                              <w:pStyle w:val="80"/>
                            </w:pPr>
                            <w:r>
                              <w:t xml:space="preserve">                'content': comment['content']</w:t>
                            </w:r>
                          </w:p>
                          <w:p w14:paraId="0184B910">
                            <w:pPr>
                              <w:pStyle w:val="80"/>
                            </w:pPr>
                            <w:r>
                              <w:t xml:space="preserve">            } for comment in comment_list if 'content' in comment.keys()]</w:t>
                            </w:r>
                          </w:p>
                          <w:p w14:paraId="5BBC497E">
                            <w:pPr>
                              <w:pStyle w:val="80"/>
                            </w:pPr>
                          </w:p>
                          <w:p w14:paraId="615C46D5">
                            <w:pPr>
                              <w:pStyle w:val="80"/>
                            </w:pPr>
                            <w:r>
                              <w:t xml:space="preserve">            reviews.extend(reviews_t)</w:t>
                            </w:r>
                          </w:p>
                          <w:p w14:paraId="2C163970">
                            <w:pPr>
                              <w:pStyle w:val="80"/>
                            </w:pPr>
                          </w:p>
                          <w:p w14:paraId="6BA65247">
                            <w:pPr>
                              <w:pStyle w:val="80"/>
                            </w:pPr>
                            <w:r>
                              <w:t xml:space="preserve">            lastId = reviews[-1]['review_id']</w:t>
                            </w:r>
                          </w:p>
                          <w:p w14:paraId="66AF70C4">
                            <w:pPr>
                              <w:pStyle w:val="80"/>
                            </w:pPr>
                            <w:r>
                              <w:t xml:space="preserve">        except TypeError as error:</w:t>
                            </w:r>
                          </w:p>
                          <w:p w14:paraId="7385FC85">
                            <w:pPr>
                              <w:pStyle w:val="80"/>
                            </w:pPr>
                            <w:r>
                              <w:rPr>
                                <w:rFonts w:hint="eastAsia"/>
                              </w:rPr>
                              <w:t xml:space="preserve">            print(f"异常:{error}")</w:t>
                            </w:r>
                          </w:p>
                          <w:p w14:paraId="76357B0A">
                            <w:pPr>
                              <w:pStyle w:val="80"/>
                            </w:pPr>
                            <w:r>
                              <w:t xml:space="preserve">            break</w:t>
                            </w:r>
                          </w:p>
                          <w:p w14:paraId="7CBE313B">
                            <w:pPr>
                              <w:pStyle w:val="80"/>
                            </w:pPr>
                          </w:p>
                          <w:p w14:paraId="2773955A">
                            <w:pPr>
                              <w:pStyle w:val="80"/>
                            </w:pPr>
                            <w:r>
                              <w:t xml:space="preserve">    for i in range(len(reviews)):</w:t>
                            </w:r>
                          </w:p>
                          <w:p w14:paraId="18356D59">
                            <w:pPr>
                              <w:pStyle w:val="80"/>
                            </w:pPr>
                            <w:r>
                              <w:t xml:space="preserve">        reviews[i]["content"] = clear_special_char(reviews[i]["content"])</w:t>
                            </w:r>
                          </w:p>
                          <w:p w14:paraId="54B0A607">
                            <w:pPr>
                              <w:pStyle w:val="80"/>
                            </w:pPr>
                            <w:r>
                              <w:t xml:space="preserve">    return reviews</w:t>
                            </w:r>
                          </w:p>
                        </w:txbxContent>
                      </wps:txbx>
                      <wps:bodyPr rot="0" vert="horz" wrap="square" lIns="91440" tIns="45720" rIns="91440" bIns="45720" anchor="t" anchorCtr="0" upright="1">
                        <a:noAutofit/>
                      </wps:bodyPr>
                    </wps:wsp>
                  </a:graphicData>
                </a:graphic>
              </wp:inline>
            </w:drawing>
          </mc:Choice>
          <mc:Fallback>
            <w:pict>
              <v:rect id="文本框 2" o:spid="_x0000_s1026" o:spt="1" style="height:593pt;width:467pt;" fillcolor="#FFFFFF" filled="t" stroked="t" coordsize="21600,21600" o:gfxdata="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OR8zKDUAAAABgEAAA8AAAAAAAAAAQAgAAAAIgAAAGRycy9k&#10;b3ducmV2LnhtbFBLAQIUABQAAAAIAIdO4kD+XgHLPwIAAIMEAAAOAAAAAAAAAAEAIAAAACMBAABk&#10;cnMvZTJvRG9jLnhtbFBLBQYAAAAABgAGAFkBAADUBQAAAAA=&#10;">
                <v:fill on="t" focussize="0,0"/>
                <v:stroke color="#000000" miterlimit="8" joinstyle="miter"/>
                <v:imagedata o:title=""/>
                <o:lock v:ext="edit" aspectratio="f"/>
                <v:textbox>
                  <w:txbxContent>
                    <w:p w14:paraId="02BEACF3">
                      <w:pPr>
                        <w:pStyle w:val="80"/>
                      </w:pPr>
                      <w:r>
                        <w:t>def get_review_by_filmId(film_id, headers):</w:t>
                      </w:r>
                    </w:p>
                    <w:p w14:paraId="67FDA60A">
                      <w:pPr>
                        <w:pStyle w:val="80"/>
                      </w:pPr>
                      <w:r>
                        <w:t xml:space="preserve">    lastId = ''</w:t>
                      </w:r>
                    </w:p>
                    <w:p w14:paraId="08D7BD95">
                      <w:pPr>
                        <w:pStyle w:val="80"/>
                      </w:pPr>
                      <w:r>
                        <w:t xml:space="preserve">    reviews = []</w:t>
                      </w:r>
                    </w:p>
                    <w:p w14:paraId="5790AF7B">
                      <w:pPr>
                        <w:pStyle w:val="80"/>
                      </w:pPr>
                      <w:r>
                        <w:t xml:space="preserve">    session = requests.session()</w:t>
                      </w:r>
                    </w:p>
                    <w:p w14:paraId="64A8DDEB">
                      <w:pPr>
                        <w:pStyle w:val="80"/>
                      </w:pPr>
                      <w:r>
                        <w:t xml:space="preserve">    while True:</w:t>
                      </w:r>
                    </w:p>
                    <w:p w14:paraId="3D567137">
                      <w:pPr>
                        <w:pStyle w:val="80"/>
                      </w:pPr>
                      <w:r>
                        <w:t xml:space="preserve">        url = 'https://sns-comment.iqiyi.com/v3/comment/get_comments.action?' \</w:t>
                      </w:r>
                    </w:p>
                    <w:p w14:paraId="38421396">
                      <w:pPr>
                        <w:pStyle w:val="80"/>
                      </w:pPr>
                      <w:r>
                        <w:t xml:space="preserve">              'agent_type=118&amp;agent_version=9.11.5' \</w:t>
                      </w:r>
                    </w:p>
                    <w:p w14:paraId="59F63BB4">
                      <w:pPr>
                        <w:pStyle w:val="80"/>
                      </w:pPr>
                      <w:r>
                        <w:t xml:space="preserve">              '&amp;authcookie=a3fFx3Pr964sHm1rgm3RbWjyKIeM04eCWEOpxPs2pHLam1Oeom2Nqc9R1r1cHrF57ydg9a56&amp;business_type=17' \</w:t>
                      </w:r>
                    </w:p>
                    <w:p w14:paraId="565D5CE7">
                      <w:pPr>
                        <w:pStyle w:val="80"/>
                      </w:pPr>
                      <w:r>
                        <w:t xml:space="preserve">              '&amp;content_id=' + str(film_id) + \</w:t>
                      </w:r>
                    </w:p>
                    <w:p w14:paraId="56C1F510">
                      <w:pPr>
                        <w:pStyle w:val="80"/>
                      </w:pPr>
                      <w:r>
                        <w:t xml:space="preserve">              '&amp;hot_size=10' \</w:t>
                      </w:r>
                    </w:p>
                    <w:p w14:paraId="69E35D46">
                      <w:pPr>
                        <w:pStyle w:val="80"/>
                      </w:pPr>
                      <w:r>
                        <w:t xml:space="preserve">              '&amp;last_id=' + str(lastId) + \</w:t>
                      </w:r>
                    </w:p>
                    <w:p w14:paraId="527E26F0">
                      <w:pPr>
                        <w:pStyle w:val="80"/>
                      </w:pPr>
                      <w:r>
                        <w:t xml:space="preserve">              '&amp;page=' \</w:t>
                      </w:r>
                    </w:p>
                    <w:p w14:paraId="4CA89D3A">
                      <w:pPr>
                        <w:pStyle w:val="80"/>
                      </w:pPr>
                      <w:r>
                        <w:t xml:space="preserve">              '&amp;page_size=40' \</w:t>
                      </w:r>
                    </w:p>
                    <w:p w14:paraId="7BA4A451">
                      <w:pPr>
                        <w:pStyle w:val="80"/>
                      </w:pPr>
                      <w:r>
                        <w:t xml:space="preserve">              '&amp;types=hot,time'</w:t>
                      </w:r>
                    </w:p>
                    <w:p w14:paraId="7640A6FE">
                      <w:pPr>
                        <w:pStyle w:val="80"/>
                      </w:pPr>
                      <w:r>
                        <w:t xml:space="preserve">        content = getMovieinfo(url, session, headers)</w:t>
                      </w:r>
                    </w:p>
                    <w:p w14:paraId="295349F2">
                      <w:pPr>
                        <w:pStyle w:val="80"/>
                      </w:pPr>
                    </w:p>
                    <w:p w14:paraId="7B48A380">
                      <w:pPr>
                        <w:pStyle w:val="80"/>
                      </w:pPr>
                      <w:r>
                        <w:t xml:space="preserve">        try:</w:t>
                      </w:r>
                    </w:p>
                    <w:p w14:paraId="2CB5567E">
                      <w:pPr>
                        <w:pStyle w:val="80"/>
                      </w:pPr>
                      <w:r>
                        <w:t xml:space="preserve">            comment_list = content['data']['comments']</w:t>
                      </w:r>
                    </w:p>
                    <w:p w14:paraId="43C3F651">
                      <w:pPr>
                        <w:pStyle w:val="80"/>
                      </w:pPr>
                      <w:r>
                        <w:t xml:space="preserve">            if not comment_list:</w:t>
                      </w:r>
                    </w:p>
                    <w:p w14:paraId="4FCD5366">
                      <w:pPr>
                        <w:pStyle w:val="80"/>
                      </w:pPr>
                      <w:r>
                        <w:t xml:space="preserve">                break</w:t>
                      </w:r>
                    </w:p>
                    <w:p w14:paraId="13053EF5">
                      <w:pPr>
                        <w:pStyle w:val="80"/>
                      </w:pPr>
                      <w:r>
                        <w:t xml:space="preserve">            reviews_t = [{</w:t>
                      </w:r>
                    </w:p>
                    <w:p w14:paraId="4B4CFABF">
                      <w:pPr>
                        <w:pStyle w:val="80"/>
                      </w:pPr>
                      <w:r>
                        <w:t xml:space="preserve">                'review_id': comment['id'],</w:t>
                      </w:r>
                    </w:p>
                    <w:p w14:paraId="633C3EA3">
                      <w:pPr>
                        <w:pStyle w:val="80"/>
                      </w:pPr>
                      <w:r>
                        <w:t xml:space="preserve">                'uname': comment['userInfo']['uname'],</w:t>
                      </w:r>
                    </w:p>
                    <w:p w14:paraId="193BD779">
                      <w:pPr>
                        <w:pStyle w:val="80"/>
                      </w:pPr>
                      <w:r>
                        <w:t xml:space="preserve">                'gender': comment['userInfo']['gender'] if 'gender' in comment['userInfo'] else '-1',</w:t>
                      </w:r>
                    </w:p>
                    <w:p w14:paraId="27C5F1C9">
                      <w:pPr>
                        <w:pStyle w:val="80"/>
                      </w:pPr>
                      <w:r>
                        <w:t xml:space="preserve">                'profileUrl': comment['userInfo']['profileUrl'],</w:t>
                      </w:r>
                    </w:p>
                    <w:p w14:paraId="6FD961AA">
                      <w:pPr>
                        <w:pStyle w:val="80"/>
                      </w:pPr>
                      <w:r>
                        <w:t xml:space="preserve">                'content': comment['content']</w:t>
                      </w:r>
                    </w:p>
                    <w:p w14:paraId="0184B910">
                      <w:pPr>
                        <w:pStyle w:val="80"/>
                      </w:pPr>
                      <w:r>
                        <w:t xml:space="preserve">            } for comment in comment_list if 'content' in comment.keys()]</w:t>
                      </w:r>
                    </w:p>
                    <w:p w14:paraId="5BBC497E">
                      <w:pPr>
                        <w:pStyle w:val="80"/>
                      </w:pPr>
                    </w:p>
                    <w:p w14:paraId="615C46D5">
                      <w:pPr>
                        <w:pStyle w:val="80"/>
                      </w:pPr>
                      <w:r>
                        <w:t xml:space="preserve">            reviews.extend(reviews_t)</w:t>
                      </w:r>
                    </w:p>
                    <w:p w14:paraId="2C163970">
                      <w:pPr>
                        <w:pStyle w:val="80"/>
                      </w:pPr>
                    </w:p>
                    <w:p w14:paraId="6BA65247">
                      <w:pPr>
                        <w:pStyle w:val="80"/>
                      </w:pPr>
                      <w:r>
                        <w:t xml:space="preserve">            lastId = reviews[-1]['review_id']</w:t>
                      </w:r>
                    </w:p>
                    <w:p w14:paraId="66AF70C4">
                      <w:pPr>
                        <w:pStyle w:val="80"/>
                      </w:pPr>
                      <w:r>
                        <w:t xml:space="preserve">        except TypeError as error:</w:t>
                      </w:r>
                    </w:p>
                    <w:p w14:paraId="7385FC85">
                      <w:pPr>
                        <w:pStyle w:val="80"/>
                      </w:pPr>
                      <w:r>
                        <w:rPr>
                          <w:rFonts w:hint="eastAsia"/>
                        </w:rPr>
                        <w:t xml:space="preserve">            print(f"异常:{error}")</w:t>
                      </w:r>
                    </w:p>
                    <w:p w14:paraId="76357B0A">
                      <w:pPr>
                        <w:pStyle w:val="80"/>
                      </w:pPr>
                      <w:r>
                        <w:t xml:space="preserve">            break</w:t>
                      </w:r>
                    </w:p>
                    <w:p w14:paraId="7CBE313B">
                      <w:pPr>
                        <w:pStyle w:val="80"/>
                      </w:pPr>
                    </w:p>
                    <w:p w14:paraId="2773955A">
                      <w:pPr>
                        <w:pStyle w:val="80"/>
                      </w:pPr>
                      <w:r>
                        <w:t xml:space="preserve">    for i in range(len(reviews)):</w:t>
                      </w:r>
                    </w:p>
                    <w:p w14:paraId="18356D59">
                      <w:pPr>
                        <w:pStyle w:val="80"/>
                      </w:pPr>
                      <w:r>
                        <w:t xml:space="preserve">        reviews[i]["content"] = clear_special_char(reviews[i]["content"])</w:t>
                      </w:r>
                    </w:p>
                    <w:p w14:paraId="54B0A607">
                      <w:pPr>
                        <w:pStyle w:val="80"/>
                      </w:pPr>
                      <w:r>
                        <w:t xml:space="preserve">    return reviews</w:t>
                      </w:r>
                    </w:p>
                  </w:txbxContent>
                </v:textbox>
                <w10:wrap type="none"/>
                <w10:anchorlock/>
              </v:rect>
            </w:pict>
          </mc:Fallback>
        </mc:AlternateContent>
      </w:r>
    </w:p>
    <w:p w14:paraId="6FF5E28F">
      <w:pPr>
        <w:pStyle w:val="10"/>
        <w:ind w:firstLine="442"/>
      </w:pPr>
      <w:r>
        <w:rPr>
          <w:rFonts w:hint="eastAsia"/>
        </w:rPr>
        <w:t>在上述代码中，创建了requests的session对象，该对象在while循环外持久创建，并以参数的形式传递给getMovieinfo函数（具体实现见下述代码）。这样做可以防止过多建立连接，减少请求次数，并加快爬取速度。</w:t>
      </w:r>
    </w:p>
    <w:p w14:paraId="47016E87">
      <w:pPr>
        <w:pStyle w:val="84"/>
      </w:pPr>
      <w:r>
        <mc:AlternateContent>
          <mc:Choice Requires="wps">
            <w:drawing>
              <wp:inline distT="0" distB="0" distL="0" distR="0">
                <wp:extent cx="5930900" cy="2355850"/>
                <wp:effectExtent l="0" t="0" r="12700" b="25400"/>
                <wp:docPr id="1110186274" name="文本框 2"/>
                <wp:cNvGraphicFramePr/>
                <a:graphic xmlns:a="http://schemas.openxmlformats.org/drawingml/2006/main">
                  <a:graphicData uri="http://schemas.microsoft.com/office/word/2010/wordprocessingShape">
                    <wps:wsp>
                      <wps:cNvSpPr>
                        <a:spLocks noChangeArrowheads="1"/>
                      </wps:cNvSpPr>
                      <wps:spPr>
                        <a:xfrm>
                          <a:off x="0" y="0"/>
                          <a:ext cx="5930900" cy="2355850"/>
                        </a:xfrm>
                        <a:prstGeom prst="rect">
                          <a:avLst/>
                        </a:prstGeom>
                        <a:solidFill>
                          <a:srgbClr val="FFFFFF"/>
                        </a:solidFill>
                        <a:ln w="9525" cmpd="sng">
                          <a:solidFill>
                            <a:srgbClr val="000000"/>
                          </a:solidFill>
                          <a:miter lim="800000"/>
                        </a:ln>
                      </wps:spPr>
                      <wps:txbx>
                        <w:txbxContent>
                          <w:p w14:paraId="45FBFDB3">
                            <w:pPr>
                              <w:pStyle w:val="80"/>
                            </w:pPr>
                            <w:r>
                              <w:t>def getMovieinfo(url, session, headers):</w:t>
                            </w:r>
                          </w:p>
                          <w:p w14:paraId="6F409A5C">
                            <w:pPr>
                              <w:pStyle w:val="80"/>
                            </w:pPr>
                            <w:r>
                              <w:t xml:space="preserve">    try:</w:t>
                            </w:r>
                          </w:p>
                          <w:p w14:paraId="1C6EAF90">
                            <w:pPr>
                              <w:pStyle w:val="80"/>
                            </w:pPr>
                            <w:r>
                              <w:t xml:space="preserve">        response = session.get(url, headers=headers)</w:t>
                            </w:r>
                          </w:p>
                          <w:p w14:paraId="5D51EFC4">
                            <w:pPr>
                              <w:pStyle w:val="80"/>
                            </w:pPr>
                            <w:r>
                              <w:t xml:space="preserve">        if response.status_code == 200:</w:t>
                            </w:r>
                          </w:p>
                          <w:p w14:paraId="2B6824D8">
                            <w:pPr>
                              <w:pStyle w:val="80"/>
                            </w:pPr>
                            <w:r>
                              <w:t xml:space="preserve">            return json.loads(response.text)</w:t>
                            </w:r>
                          </w:p>
                          <w:p w14:paraId="555A48DC">
                            <w:pPr>
                              <w:pStyle w:val="80"/>
                            </w:pPr>
                            <w:r>
                              <w:t xml:space="preserve">        else:</w:t>
                            </w:r>
                          </w:p>
                          <w:p w14:paraId="03AA0A53">
                            <w:pPr>
                              <w:pStyle w:val="80"/>
                            </w:pPr>
                            <w:r>
                              <w:t xml:space="preserve">            return None</w:t>
                            </w:r>
                          </w:p>
                          <w:p w14:paraId="2D5AC2EF">
                            <w:pPr>
                              <w:pStyle w:val="80"/>
                            </w:pPr>
                          </w:p>
                          <w:p w14:paraId="0DF507D2">
                            <w:pPr>
                              <w:pStyle w:val="80"/>
                            </w:pPr>
                            <w:r>
                              <w:t xml:space="preserve">    except Exception as error:</w:t>
                            </w:r>
                          </w:p>
                          <w:p w14:paraId="0C39B139">
                            <w:pPr>
                              <w:pStyle w:val="80"/>
                            </w:pPr>
                            <w:r>
                              <w:t xml:space="preserve">        print(error)</w:t>
                            </w:r>
                          </w:p>
                          <w:p w14:paraId="1C509873">
                            <w:pPr>
                              <w:pStyle w:val="80"/>
                            </w:pPr>
                          </w:p>
                          <w:p w14:paraId="5AF524DB">
                            <w:pPr>
                              <w:pStyle w:val="80"/>
                            </w:pPr>
                            <w:r>
                              <w:t xml:space="preserve">    return None</w:t>
                            </w:r>
                          </w:p>
                        </w:txbxContent>
                      </wps:txbx>
                      <wps:bodyPr rot="0" vert="horz" wrap="square" lIns="91440" tIns="45720" rIns="91440" bIns="45720" anchor="t" anchorCtr="0" upright="1">
                        <a:noAutofit/>
                      </wps:bodyPr>
                    </wps:wsp>
                  </a:graphicData>
                </a:graphic>
              </wp:inline>
            </w:drawing>
          </mc:Choice>
          <mc:Fallback>
            <w:pict>
              <v:rect id="文本框 2" o:spid="_x0000_s1026" o:spt="1" style="height:185.5pt;width:467pt;" fillcolor="#FFFFFF" filled="t" stroked="t" coordsize="21600,21600" o:gfxdata="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&#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JZDJpPUAAAABQEAAA8AAAAAAAAAAQAgAAAAIgAAAGRy&#10;cy9kb3ducmV2LnhtbFBLAQIUABQAAAAIAIdO4kClctUpQgIAAIQEAAAOAAAAAAAAAAEAIAAAACMB&#10;AABkcnMvZTJvRG9jLnhtbFBLBQYAAAAABgAGAFkBAADXBQAAAAA=&#10;">
                <v:fill on="t" focussize="0,0"/>
                <v:stroke color="#000000" miterlimit="8" joinstyle="miter"/>
                <v:imagedata o:title=""/>
                <o:lock v:ext="edit" aspectratio="f"/>
                <v:textbox>
                  <w:txbxContent>
                    <w:p w14:paraId="45FBFDB3">
                      <w:pPr>
                        <w:pStyle w:val="80"/>
                      </w:pPr>
                      <w:r>
                        <w:t>def getMovieinfo(url, session, headers):</w:t>
                      </w:r>
                    </w:p>
                    <w:p w14:paraId="6F409A5C">
                      <w:pPr>
                        <w:pStyle w:val="80"/>
                      </w:pPr>
                      <w:r>
                        <w:t xml:space="preserve">    try:</w:t>
                      </w:r>
                    </w:p>
                    <w:p w14:paraId="1C6EAF90">
                      <w:pPr>
                        <w:pStyle w:val="80"/>
                      </w:pPr>
                      <w:r>
                        <w:t xml:space="preserve">        response = session.get(url, headers=headers)</w:t>
                      </w:r>
                    </w:p>
                    <w:p w14:paraId="5D51EFC4">
                      <w:pPr>
                        <w:pStyle w:val="80"/>
                      </w:pPr>
                      <w:r>
                        <w:t xml:space="preserve">        if response.status_code == 200:</w:t>
                      </w:r>
                    </w:p>
                    <w:p w14:paraId="2B6824D8">
                      <w:pPr>
                        <w:pStyle w:val="80"/>
                      </w:pPr>
                      <w:r>
                        <w:t xml:space="preserve">            return json.loads(response.text)</w:t>
                      </w:r>
                    </w:p>
                    <w:p w14:paraId="555A48DC">
                      <w:pPr>
                        <w:pStyle w:val="80"/>
                      </w:pPr>
                      <w:r>
                        <w:t xml:space="preserve">        else:</w:t>
                      </w:r>
                    </w:p>
                    <w:p w14:paraId="03AA0A53">
                      <w:pPr>
                        <w:pStyle w:val="80"/>
                      </w:pPr>
                      <w:r>
                        <w:t xml:space="preserve">            return None</w:t>
                      </w:r>
                    </w:p>
                    <w:p w14:paraId="2D5AC2EF">
                      <w:pPr>
                        <w:pStyle w:val="80"/>
                      </w:pPr>
                    </w:p>
                    <w:p w14:paraId="0DF507D2">
                      <w:pPr>
                        <w:pStyle w:val="80"/>
                      </w:pPr>
                      <w:r>
                        <w:t xml:space="preserve">    except Exception as error:</w:t>
                      </w:r>
                    </w:p>
                    <w:p w14:paraId="0C39B139">
                      <w:pPr>
                        <w:pStyle w:val="80"/>
                      </w:pPr>
                      <w:r>
                        <w:t xml:space="preserve">        print(error)</w:t>
                      </w:r>
                    </w:p>
                    <w:p w14:paraId="1C509873">
                      <w:pPr>
                        <w:pStyle w:val="80"/>
                      </w:pPr>
                    </w:p>
                    <w:p w14:paraId="5AF524DB">
                      <w:pPr>
                        <w:pStyle w:val="80"/>
                      </w:pPr>
                      <w:r>
                        <w:t xml:space="preserve">    return None</w:t>
                      </w:r>
                    </w:p>
                  </w:txbxContent>
                </v:textbox>
                <w10:wrap type="none"/>
                <w10:anchorlock/>
              </v:rect>
            </w:pict>
          </mc:Fallback>
        </mc:AlternateContent>
      </w:r>
    </w:p>
    <w:p w14:paraId="1CF9FE26">
      <w:pPr>
        <w:pStyle w:val="10"/>
        <w:ind w:firstLine="442"/>
      </w:pPr>
      <w:r>
        <w:rPr>
          <w:rFonts w:hint="eastAsia"/>
        </w:rPr>
        <w:t>最后将数据封装在字典内，该字典可作为MongoDB的一个文档直接存储，实现如下：</w:t>
      </w:r>
    </w:p>
    <w:p w14:paraId="3D97A7C2">
      <w:pPr>
        <w:pStyle w:val="84"/>
      </w:pPr>
      <w:r>
        <mc:AlternateContent>
          <mc:Choice Requires="wps">
            <w:drawing>
              <wp:inline distT="0" distB="0" distL="0" distR="0">
                <wp:extent cx="5930900" cy="3657600"/>
                <wp:effectExtent l="0" t="0" r="12700" b="19050"/>
                <wp:docPr id="384706871" name="文本框 2"/>
                <wp:cNvGraphicFramePr/>
                <a:graphic xmlns:a="http://schemas.openxmlformats.org/drawingml/2006/main">
                  <a:graphicData uri="http://schemas.microsoft.com/office/word/2010/wordprocessingShape">
                    <wps:wsp>
                      <wps:cNvSpPr>
                        <a:spLocks noChangeArrowheads="1"/>
                      </wps:cNvSpPr>
                      <wps:spPr>
                        <a:xfrm>
                          <a:off x="0" y="0"/>
                          <a:ext cx="5930900" cy="3657600"/>
                        </a:xfrm>
                        <a:prstGeom prst="rect">
                          <a:avLst/>
                        </a:prstGeom>
                        <a:solidFill>
                          <a:srgbClr val="FFFFFF"/>
                        </a:solidFill>
                        <a:ln w="9525" cmpd="sng">
                          <a:solidFill>
                            <a:srgbClr val="000000"/>
                          </a:solidFill>
                          <a:miter lim="800000"/>
                        </a:ln>
                      </wps:spPr>
                      <wps:txbx>
                        <w:txbxContent>
                          <w:p w14:paraId="03FD1F69">
                            <w:pPr>
                              <w:pStyle w:val="80"/>
                            </w:pPr>
                            <w:r>
                              <w:t>def get_one_msg(film_name, film_id, genre, description, url_film, img, headers):</w:t>
                            </w:r>
                          </w:p>
                          <w:p w14:paraId="20AAC162">
                            <w:pPr>
                              <w:pStyle w:val="80"/>
                            </w:pPr>
                            <w:r>
                              <w:t xml:space="preserve">    one = {</w:t>
                            </w:r>
                          </w:p>
                          <w:p w14:paraId="51C995F5">
                            <w:pPr>
                              <w:pStyle w:val="80"/>
                            </w:pPr>
                            <w:r>
                              <w:t xml:space="preserve">        'movie_id': film_id,</w:t>
                            </w:r>
                          </w:p>
                          <w:p w14:paraId="3D8AAB2D">
                            <w:pPr>
                              <w:pStyle w:val="80"/>
                            </w:pPr>
                            <w:r>
                              <w:t xml:space="preserve">        'title': film_name,</w:t>
                            </w:r>
                          </w:p>
                          <w:p w14:paraId="0BD5A8A7">
                            <w:pPr>
                              <w:pStyle w:val="80"/>
                            </w:pPr>
                            <w:r>
                              <w:t xml:space="preserve">        'genre': genre,</w:t>
                            </w:r>
                          </w:p>
                          <w:p w14:paraId="1EB3D733">
                            <w:pPr>
                              <w:pStyle w:val="80"/>
                            </w:pPr>
                            <w:r>
                              <w:t xml:space="preserve">        'description': description,</w:t>
                            </w:r>
                          </w:p>
                          <w:p w14:paraId="745392C5">
                            <w:pPr>
                              <w:pStyle w:val="80"/>
                            </w:pPr>
                            <w:r>
                              <w:t xml:space="preserve">        'url_film': url_film,</w:t>
                            </w:r>
                          </w:p>
                          <w:p w14:paraId="45328833">
                            <w:pPr>
                              <w:pStyle w:val="80"/>
                            </w:pPr>
                            <w:r>
                              <w:t xml:space="preserve">        'reviews': get_review_by_filmId(film_id, headers),</w:t>
                            </w:r>
                          </w:p>
                          <w:p w14:paraId="3E9FF773">
                            <w:pPr>
                              <w:pStyle w:val="80"/>
                            </w:pPr>
                            <w:r>
                              <w:t xml:space="preserve">        'img': download_and_save_image(img)</w:t>
                            </w:r>
                          </w:p>
                          <w:p w14:paraId="19E4D856">
                            <w:pPr>
                              <w:pStyle w:val="80"/>
                            </w:pPr>
                            <w:r>
                              <w:t xml:space="preserve">    }</w:t>
                            </w:r>
                          </w:p>
                          <w:p w14:paraId="7B4C21BF">
                            <w:pPr>
                              <w:pStyle w:val="80"/>
                            </w:pPr>
                            <w:r>
                              <w:rPr>
                                <w:rFonts w:hint="eastAsia"/>
                              </w:rPr>
                              <w:t xml:space="preserve">    print(f'爬取{film_name}的评论数量为%d' % len(one['reviews']))</w:t>
                            </w:r>
                          </w:p>
                          <w:p w14:paraId="32B799AB">
                            <w:pPr>
                              <w:pStyle w:val="80"/>
                            </w:pPr>
                          </w:p>
                          <w:p w14:paraId="488F0392">
                            <w:pPr>
                              <w:pStyle w:val="80"/>
                            </w:pPr>
                            <w:r>
                              <w:t xml:space="preserve">    # with open(f'./data/{film_name}.json', 'w') as w:</w:t>
                            </w:r>
                          </w:p>
                          <w:p w14:paraId="3188D8B3">
                            <w:pPr>
                              <w:pStyle w:val="80"/>
                            </w:pPr>
                            <w:r>
                              <w:t xml:space="preserve">    #     w.write(json.dumps(one))</w:t>
                            </w:r>
                          </w:p>
                          <w:p w14:paraId="69EE0AA4">
                            <w:pPr>
                              <w:pStyle w:val="80"/>
                            </w:pPr>
                            <w:r>
                              <w:t xml:space="preserve">    return one</w:t>
                            </w:r>
                          </w:p>
                          <w:p w14:paraId="6C1B1795">
                            <w:pPr>
                              <w:pStyle w:val="80"/>
                            </w:pPr>
                            <w:r>
                              <w:t xml:space="preserve">    except Exception as error:</w:t>
                            </w:r>
                          </w:p>
                          <w:p w14:paraId="66649F72">
                            <w:pPr>
                              <w:pStyle w:val="80"/>
                            </w:pPr>
                            <w:r>
                              <w:t xml:space="preserve">        print(error)</w:t>
                            </w:r>
                          </w:p>
                          <w:p w14:paraId="3D45BD0B">
                            <w:pPr>
                              <w:pStyle w:val="80"/>
                            </w:pPr>
                          </w:p>
                          <w:p w14:paraId="377226AA">
                            <w:pPr>
                              <w:pStyle w:val="80"/>
                            </w:pPr>
                            <w:r>
                              <w:t xml:space="preserve">    return None</w:t>
                            </w:r>
                          </w:p>
                        </w:txbxContent>
                      </wps:txbx>
                      <wps:bodyPr rot="0" vert="horz" wrap="square" lIns="91440" tIns="45720" rIns="91440" bIns="45720" anchor="t" anchorCtr="0" upright="1">
                        <a:noAutofit/>
                      </wps:bodyPr>
                    </wps:wsp>
                  </a:graphicData>
                </a:graphic>
              </wp:inline>
            </w:drawing>
          </mc:Choice>
          <mc:Fallback>
            <w:pict>
              <v:rect id="文本框 2" o:spid="_x0000_s1026" o:spt="1" style="height:288pt;width:467pt;" fillcolor="#FFFFFF" filled="t" stroked="t" coordsize="21600,21600" o:gfxdata="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hb+TANQAAAAFAQAADwAAAAAAAAABACAAAAAiAAAAZHJzL2Rv&#10;d25yZXYueG1sUEsBAhQAFAAAAAgAh07iQGOtVKE+AgAAgwQAAA4AAAAAAAAAAQAgAAAAIwEAAGRy&#10;cy9lMm9Eb2MueG1sUEsFBgAAAAAGAAYAWQEAANMFAAAAAA==&#10;">
                <v:fill on="t" focussize="0,0"/>
                <v:stroke color="#000000" miterlimit="8" joinstyle="miter"/>
                <v:imagedata o:title=""/>
                <o:lock v:ext="edit" aspectratio="f"/>
                <v:textbox>
                  <w:txbxContent>
                    <w:p w14:paraId="03FD1F69">
                      <w:pPr>
                        <w:pStyle w:val="80"/>
                      </w:pPr>
                      <w:r>
                        <w:t>def get_one_msg(film_name, film_id, genre, description, url_film, img, headers):</w:t>
                      </w:r>
                    </w:p>
                    <w:p w14:paraId="20AAC162">
                      <w:pPr>
                        <w:pStyle w:val="80"/>
                      </w:pPr>
                      <w:r>
                        <w:t xml:space="preserve">    one = {</w:t>
                      </w:r>
                    </w:p>
                    <w:p w14:paraId="51C995F5">
                      <w:pPr>
                        <w:pStyle w:val="80"/>
                      </w:pPr>
                      <w:r>
                        <w:t xml:space="preserve">        'movie_id': film_id,</w:t>
                      </w:r>
                    </w:p>
                    <w:p w14:paraId="3D8AAB2D">
                      <w:pPr>
                        <w:pStyle w:val="80"/>
                      </w:pPr>
                      <w:r>
                        <w:t xml:space="preserve">        'title': film_name,</w:t>
                      </w:r>
                    </w:p>
                    <w:p w14:paraId="0BD5A8A7">
                      <w:pPr>
                        <w:pStyle w:val="80"/>
                      </w:pPr>
                      <w:r>
                        <w:t xml:space="preserve">        'genre': genre,</w:t>
                      </w:r>
                    </w:p>
                    <w:p w14:paraId="1EB3D733">
                      <w:pPr>
                        <w:pStyle w:val="80"/>
                      </w:pPr>
                      <w:r>
                        <w:t xml:space="preserve">        'description': description,</w:t>
                      </w:r>
                    </w:p>
                    <w:p w14:paraId="745392C5">
                      <w:pPr>
                        <w:pStyle w:val="80"/>
                      </w:pPr>
                      <w:r>
                        <w:t xml:space="preserve">        'url_film': url_film,</w:t>
                      </w:r>
                    </w:p>
                    <w:p w14:paraId="45328833">
                      <w:pPr>
                        <w:pStyle w:val="80"/>
                      </w:pPr>
                      <w:r>
                        <w:t xml:space="preserve">        'reviews': get_review_by_filmId(film_id, headers),</w:t>
                      </w:r>
                    </w:p>
                    <w:p w14:paraId="3E9FF773">
                      <w:pPr>
                        <w:pStyle w:val="80"/>
                      </w:pPr>
                      <w:r>
                        <w:t xml:space="preserve">        'img': download_and_save_image(img)</w:t>
                      </w:r>
                    </w:p>
                    <w:p w14:paraId="19E4D856">
                      <w:pPr>
                        <w:pStyle w:val="80"/>
                      </w:pPr>
                      <w:r>
                        <w:t xml:space="preserve">    }</w:t>
                      </w:r>
                    </w:p>
                    <w:p w14:paraId="7B4C21BF">
                      <w:pPr>
                        <w:pStyle w:val="80"/>
                      </w:pPr>
                      <w:r>
                        <w:rPr>
                          <w:rFonts w:hint="eastAsia"/>
                        </w:rPr>
                        <w:t xml:space="preserve">    print(f'爬取{film_name}的评论数量为%d' % len(one['reviews']))</w:t>
                      </w:r>
                    </w:p>
                    <w:p w14:paraId="32B799AB">
                      <w:pPr>
                        <w:pStyle w:val="80"/>
                      </w:pPr>
                    </w:p>
                    <w:p w14:paraId="488F0392">
                      <w:pPr>
                        <w:pStyle w:val="80"/>
                      </w:pPr>
                      <w:r>
                        <w:t xml:space="preserve">    # with open(f'./data/{film_name}.json', 'w') as w:</w:t>
                      </w:r>
                    </w:p>
                    <w:p w14:paraId="3188D8B3">
                      <w:pPr>
                        <w:pStyle w:val="80"/>
                      </w:pPr>
                      <w:r>
                        <w:t xml:space="preserve">    #     w.write(json.dumps(one))</w:t>
                      </w:r>
                    </w:p>
                    <w:p w14:paraId="69EE0AA4">
                      <w:pPr>
                        <w:pStyle w:val="80"/>
                      </w:pPr>
                      <w:r>
                        <w:t xml:space="preserve">    return one</w:t>
                      </w:r>
                    </w:p>
                    <w:p w14:paraId="6C1B1795">
                      <w:pPr>
                        <w:pStyle w:val="80"/>
                      </w:pPr>
                      <w:r>
                        <w:t xml:space="preserve">    except Exception as error:</w:t>
                      </w:r>
                    </w:p>
                    <w:p w14:paraId="66649F72">
                      <w:pPr>
                        <w:pStyle w:val="80"/>
                      </w:pPr>
                      <w:r>
                        <w:t xml:space="preserve">        print(error)</w:t>
                      </w:r>
                    </w:p>
                    <w:p w14:paraId="3D45BD0B">
                      <w:pPr>
                        <w:pStyle w:val="80"/>
                      </w:pPr>
                    </w:p>
                    <w:p w14:paraId="377226AA">
                      <w:pPr>
                        <w:pStyle w:val="80"/>
                      </w:pPr>
                      <w:r>
                        <w:t xml:space="preserve">    return None</w:t>
                      </w:r>
                    </w:p>
                  </w:txbxContent>
                </v:textbox>
                <w10:wrap type="none"/>
                <w10:anchorlock/>
              </v:rect>
            </w:pict>
          </mc:Fallback>
        </mc:AlternateContent>
      </w:r>
    </w:p>
    <w:p w14:paraId="7E0BA0E7">
      <w:pPr>
        <w:pStyle w:val="10"/>
        <w:ind w:firstLine="442"/>
      </w:pPr>
      <w:r>
        <w:rPr>
          <w:rFonts w:hint="eastAsia"/>
        </w:rPr>
        <w:t>爬虫使用aiohttp进行异步HTTP请求，设置User-Agent模拟浏览器，实现了分页爬取、异常处理和重试机制、数据去重和验证等功能。</w:t>
      </w:r>
    </w:p>
    <w:p w14:paraId="1F28BF8C">
      <w:pPr>
        <w:pStyle w:val="10"/>
        <w:ind w:firstLine="0" w:firstLineChars="0"/>
      </w:pPr>
    </w:p>
    <w:p w14:paraId="79491AA0">
      <w:pPr>
        <w:pStyle w:val="59"/>
        <w:spacing w:before="291"/>
        <w:jc w:val="left"/>
      </w:pPr>
      <w:bookmarkStart w:id="57" w:name="_Toc195575024"/>
      <w:r>
        <w:rPr>
          <w:rFonts w:hint="eastAsia"/>
        </w:rPr>
        <w:t>数据清洗</w:t>
      </w:r>
      <w:bookmarkEnd w:id="57"/>
    </w:p>
    <w:p w14:paraId="048F51E2">
      <w:pPr>
        <w:pStyle w:val="10"/>
        <w:ind w:firstLine="442"/>
      </w:pPr>
      <w:r>
        <w:rPr>
          <w:rFonts w:hint="eastAsia"/>
        </w:rPr>
        <w:t>从网络爬取或多源整合的数据往往存在格式不一、信息缺失、包含无关字符等问题，需要在数据获取后进行清洗。在数据获取阶段，我们取得了个数如图4-2所示的一组数据，在本阶段，会对这些数据进行预处理。</w:t>
      </w:r>
    </w:p>
    <w:p w14:paraId="0944F1FE">
      <w:pPr>
        <w:keepNext/>
      </w:pPr>
      <w:r>
        <w:drawing>
          <wp:inline distT="0" distB="0" distL="0" distR="0">
            <wp:extent cx="6142990" cy="1120140"/>
            <wp:effectExtent l="0" t="0" r="0" b="3810"/>
            <wp:docPr id="12798633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63320" name="图片 1"/>
                    <pic:cNvPicPr>
                      <a:picLocks noChangeAspect="1"/>
                    </pic:cNvPicPr>
                  </pic:nvPicPr>
                  <pic:blipFill>
                    <a:blip r:embed="rId26"/>
                    <a:stretch>
                      <a:fillRect/>
                    </a:stretch>
                  </pic:blipFill>
                  <pic:spPr>
                    <a:xfrm>
                      <a:off x="0" y="0"/>
                      <a:ext cx="6200486" cy="1130735"/>
                    </a:xfrm>
                    <a:prstGeom prst="rect">
                      <a:avLst/>
                    </a:prstGeom>
                  </pic:spPr>
                </pic:pic>
              </a:graphicData>
            </a:graphic>
          </wp:inline>
        </w:drawing>
      </w:r>
    </w:p>
    <w:p w14:paraId="35045B2A">
      <w:pPr>
        <w:pStyle w:val="9"/>
        <w:rPr>
          <w:rStyle w:val="85"/>
          <w:szCs w:val="32"/>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w:t>
      </w:r>
      <w:r>
        <w:fldChar w:fldCharType="end"/>
      </w:r>
      <w:r>
        <w:rPr>
          <w:rFonts w:hint="eastAsia"/>
        </w:rPr>
        <w:t xml:space="preserve"> 数据预处理展示</w:t>
      </w:r>
    </w:p>
    <w:p w14:paraId="032A3573">
      <w:pPr>
        <w:pStyle w:val="10"/>
        <w:ind w:firstLine="442"/>
      </w:pPr>
      <w:r>
        <w:rPr>
          <w:rFonts w:hint="eastAsia"/>
        </w:rPr>
        <w:t>本系统的数据清洗流程主要针对电影元数据，采取了一系列自动化处理规则。例如，对电影标题title、简介description等文本字段，进行了首尾空白字符去除、特殊HTML实体转义（如&amp;amp;转为&amp;）、非标准字符过滤等操作。对于演员actors和类型genres这类通常由特定分隔符连接的字符串，先要进行标准化拆分，转换为字符串列表，再对列表中的每个元素进行独立清洗，从而去除空格等无效字符。</w:t>
      </w:r>
    </w:p>
    <w:p w14:paraId="0551326E">
      <w:pPr>
        <w:pStyle w:val="10"/>
        <w:ind w:firstLine="442"/>
      </w:pPr>
      <w:r>
        <w:rPr>
          <w:rFonts w:hint="eastAsia"/>
        </w:rPr>
        <w:t>对于上映日期release_date，需要处理多种可能的日期格式（如'YYYY-MM-DD', 'YYYY年MM月DD日'），并统一转换为标准的ISO日期格式。对于评分rating，需要处理其中的非数字字符，并转换为浮点数类型。对于海报链接URLposter，需要检查其有效性。</w:t>
      </w:r>
    </w:p>
    <w:p w14:paraId="17085B8A">
      <w:pPr>
        <w:pStyle w:val="10"/>
        <w:ind w:firstLine="442"/>
      </w:pPr>
      <w:r>
        <w:rPr>
          <w:rFonts w:hint="eastAsia"/>
        </w:rPr>
        <w:t>数据清洗脚本被设计为幂等的，即对同一份原始数据多次运行清洗脚本，结果是保持一致一致的。对于无法通过自动化规则处理的异常数据或缺失值，会进行异常值记录，通过人工干预填充数据。</w:t>
      </w:r>
    </w:p>
    <w:p w14:paraId="36AC82BC">
      <w:pPr>
        <w:rPr>
          <w:sz w:val="24"/>
          <w:szCs w:val="32"/>
        </w:rPr>
      </w:pPr>
      <w:r>
        <w:rPr>
          <w:bCs/>
        </w:rPr>
        <mc:AlternateContent>
          <mc:Choice Requires="wps">
            <w:drawing>
              <wp:inline distT="0" distB="0" distL="0" distR="0">
                <wp:extent cx="5930900" cy="3448050"/>
                <wp:effectExtent l="0" t="0" r="12700" b="19050"/>
                <wp:docPr id="1723987356" name="文本框 2"/>
                <wp:cNvGraphicFramePr/>
                <a:graphic xmlns:a="http://schemas.openxmlformats.org/drawingml/2006/main">
                  <a:graphicData uri="http://schemas.microsoft.com/office/word/2010/wordprocessingShape">
                    <wps:wsp>
                      <wps:cNvSpPr>
                        <a:spLocks noChangeArrowheads="1"/>
                      </wps:cNvSpPr>
                      <wps:spPr>
                        <a:xfrm>
                          <a:off x="0" y="0"/>
                          <a:ext cx="5930900" cy="3448050"/>
                        </a:xfrm>
                        <a:prstGeom prst="rect">
                          <a:avLst/>
                        </a:prstGeom>
                        <a:solidFill>
                          <a:srgbClr val="FFFFFF"/>
                        </a:solidFill>
                        <a:ln w="9525" cmpd="sng">
                          <a:solidFill>
                            <a:srgbClr val="000000"/>
                          </a:solidFill>
                          <a:miter lim="800000"/>
                        </a:ln>
                      </wps:spPr>
                      <wps:txbx>
                        <w:txbxContent>
                          <w:p w14:paraId="4E4C9C11">
                            <w:pPr>
                              <w:pStyle w:val="80"/>
                            </w:pPr>
                            <w:r>
                              <w:t>def clear_special_char(content):</w:t>
                            </w:r>
                          </w:p>
                          <w:p w14:paraId="6C0C21E6">
                            <w:pPr>
                              <w:pStyle w:val="80"/>
                            </w:pPr>
                            <w:r>
                              <w:t xml:space="preserve">    """</w:t>
                            </w:r>
                          </w:p>
                          <w:p w14:paraId="287D59B6">
                            <w:pPr>
                              <w:pStyle w:val="80"/>
                            </w:pPr>
                            <w:r>
                              <w:rPr>
                                <w:rFonts w:hint="eastAsia"/>
                              </w:rPr>
                              <w:t xml:space="preserve">    正则处理特殊字符</w:t>
                            </w:r>
                          </w:p>
                          <w:p w14:paraId="6BE756FC">
                            <w:pPr>
                              <w:pStyle w:val="80"/>
                            </w:pPr>
                            <w:r>
                              <w:rPr>
                                <w:rFonts w:hint="eastAsia"/>
                              </w:rPr>
                              <w:t xml:space="preserve">    参数 content:原文本</w:t>
                            </w:r>
                          </w:p>
                          <w:p w14:paraId="2500E068">
                            <w:pPr>
                              <w:pStyle w:val="80"/>
                            </w:pPr>
                            <w:r>
                              <w:rPr>
                                <w:rFonts w:hint="eastAsia"/>
                              </w:rPr>
                              <w:t xml:space="preserve">    return: 清除后的文本</w:t>
                            </w:r>
                          </w:p>
                          <w:p w14:paraId="2DADCE20">
                            <w:pPr>
                              <w:pStyle w:val="80"/>
                            </w:pPr>
                            <w:r>
                              <w:t xml:space="preserve">    """</w:t>
                            </w:r>
                          </w:p>
                          <w:p w14:paraId="7FC95B04">
                            <w:pPr>
                              <w:pStyle w:val="80"/>
                            </w:pPr>
                            <w:r>
                              <w:t xml:space="preserve">    s = re.sub(r"&lt;/?(.+?)&gt;|&amp;nbsp;|\t|\r", "", content)</w:t>
                            </w:r>
                          </w:p>
                          <w:p w14:paraId="6AB5ADE6">
                            <w:pPr>
                              <w:pStyle w:val="80"/>
                            </w:pPr>
                            <w:r>
                              <w:t xml:space="preserve">    s = re.sub(r"\n", " ", s)</w:t>
                            </w:r>
                          </w:p>
                          <w:p w14:paraId="56DD3DB9">
                            <w:pPr>
                              <w:pStyle w:val="80"/>
                            </w:pPr>
                            <w:r>
                              <w:t xml:space="preserve">    s = re.sub(r"\*", "\\*", s)</w:t>
                            </w:r>
                          </w:p>
                          <w:p w14:paraId="0095D500">
                            <w:pPr>
                              <w:pStyle w:val="80"/>
                            </w:pPr>
                            <w:r>
                              <w:t xml:space="preserve">    s = re.sub('[^\u4e00-\u9fa5^a-z^A-Z^0-9]', "", s)</w:t>
                            </w:r>
                          </w:p>
                          <w:p w14:paraId="0F191EF8">
                            <w:pPr>
                              <w:pStyle w:val="80"/>
                            </w:pPr>
                            <w:r>
                              <w:rPr>
                                <w:rFonts w:hint="eastAsia"/>
                              </w:rPr>
                              <w:t xml:space="preserve">    # 去除不可见字符</w:t>
                            </w:r>
                          </w:p>
                          <w:p w14:paraId="51C5CBE3">
                            <w:pPr>
                              <w:pStyle w:val="80"/>
                            </w:pPr>
                            <w:r>
                              <w:t xml:space="preserve">    s = re.sub(</w:t>
                            </w:r>
                          </w:p>
                          <w:p w14:paraId="2C2BA6DC">
                            <w:pPr>
                              <w:pStyle w:val="80"/>
                            </w:pPr>
                            <w:r>
                              <w:t xml:space="preserve">        "[\001\002\003\004\005\006\007\x08\x09\x0a\x0b\x0c\x0d\x0e\x0f\x10\x11\x12\x13\x14\x15\x16\x17\x18\x19\x1a]+",</w:t>
                            </w:r>
                          </w:p>
                          <w:p w14:paraId="21AD0A8F">
                            <w:pPr>
                              <w:pStyle w:val="80"/>
                            </w:pPr>
                            <w:r>
                              <w:t xml:space="preserve">        "", s)</w:t>
                            </w:r>
                          </w:p>
                          <w:p w14:paraId="067AD21D">
                            <w:pPr>
                              <w:pStyle w:val="80"/>
                            </w:pPr>
                            <w:r>
                              <w:t xml:space="preserve">    s = re.sub('[a-zA-Z]', '', s)</w:t>
                            </w:r>
                          </w:p>
                          <w:p w14:paraId="30DB64EC">
                            <w:pPr>
                              <w:pStyle w:val="80"/>
                            </w:pPr>
                            <w:r>
                              <w:t xml:space="preserve">    s = re.sub('^\d+(\.\d+)?$', "", s)</w:t>
                            </w:r>
                          </w:p>
                          <w:p w14:paraId="6BBB8906">
                            <w:pPr>
                              <w:pStyle w:val="80"/>
                            </w:pPr>
                            <w:r>
                              <w:t xml:space="preserve">    return s</w:t>
                            </w:r>
                          </w:p>
                        </w:txbxContent>
                      </wps:txbx>
                      <wps:bodyPr rot="0" vert="horz" wrap="square" lIns="91440" tIns="45720" rIns="91440" bIns="45720" anchor="t" anchorCtr="0" upright="1">
                        <a:noAutofit/>
                      </wps:bodyPr>
                    </wps:wsp>
                  </a:graphicData>
                </a:graphic>
              </wp:inline>
            </w:drawing>
          </mc:Choice>
          <mc:Fallback>
            <w:pict>
              <v:rect id="文本框 2" o:spid="_x0000_s1026" o:spt="1" style="height:271.5pt;width:467pt;" fillcolor="#FFFFFF" filled="t" stroked="t" coordsize="21600,21600" o:gfxdata="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57QdQ1AAAAAUBAAAPAAAAAAAAAAEAIAAAACIAAABk&#10;cnMvZG93bnJldi54bWxQSwECFAAUAAAACACHTuJA/AicYUMCAACEBAAADgAAAAAAAAABACAAAAAj&#10;AQAAZHJzL2Uyb0RvYy54bWxQSwUGAAAAAAYABgBZAQAA2AUAAAAA&#10;">
                <v:fill on="t" focussize="0,0"/>
                <v:stroke color="#000000" miterlimit="8" joinstyle="miter"/>
                <v:imagedata o:title=""/>
                <o:lock v:ext="edit" aspectratio="f"/>
                <v:textbox>
                  <w:txbxContent>
                    <w:p w14:paraId="4E4C9C11">
                      <w:pPr>
                        <w:pStyle w:val="80"/>
                      </w:pPr>
                      <w:r>
                        <w:t>def clear_special_char(content):</w:t>
                      </w:r>
                    </w:p>
                    <w:p w14:paraId="6C0C21E6">
                      <w:pPr>
                        <w:pStyle w:val="80"/>
                      </w:pPr>
                      <w:r>
                        <w:t xml:space="preserve">    """</w:t>
                      </w:r>
                    </w:p>
                    <w:p w14:paraId="287D59B6">
                      <w:pPr>
                        <w:pStyle w:val="80"/>
                      </w:pPr>
                      <w:r>
                        <w:rPr>
                          <w:rFonts w:hint="eastAsia"/>
                        </w:rPr>
                        <w:t xml:space="preserve">    正则处理特殊字符</w:t>
                      </w:r>
                    </w:p>
                    <w:p w14:paraId="6BE756FC">
                      <w:pPr>
                        <w:pStyle w:val="80"/>
                      </w:pPr>
                      <w:r>
                        <w:rPr>
                          <w:rFonts w:hint="eastAsia"/>
                        </w:rPr>
                        <w:t xml:space="preserve">    参数 content:原文本</w:t>
                      </w:r>
                    </w:p>
                    <w:p w14:paraId="2500E068">
                      <w:pPr>
                        <w:pStyle w:val="80"/>
                      </w:pPr>
                      <w:r>
                        <w:rPr>
                          <w:rFonts w:hint="eastAsia"/>
                        </w:rPr>
                        <w:t xml:space="preserve">    return: 清除后的文本</w:t>
                      </w:r>
                    </w:p>
                    <w:p w14:paraId="2DADCE20">
                      <w:pPr>
                        <w:pStyle w:val="80"/>
                      </w:pPr>
                      <w:r>
                        <w:t xml:space="preserve">    """</w:t>
                      </w:r>
                    </w:p>
                    <w:p w14:paraId="7FC95B04">
                      <w:pPr>
                        <w:pStyle w:val="80"/>
                      </w:pPr>
                      <w:r>
                        <w:t xml:space="preserve">    s = re.sub(r"&lt;/?(.+?)&gt;|&amp;nbsp;|\t|\r", "", content)</w:t>
                      </w:r>
                    </w:p>
                    <w:p w14:paraId="6AB5ADE6">
                      <w:pPr>
                        <w:pStyle w:val="80"/>
                      </w:pPr>
                      <w:r>
                        <w:t xml:space="preserve">    s = re.sub(r"\n", " ", s)</w:t>
                      </w:r>
                    </w:p>
                    <w:p w14:paraId="56DD3DB9">
                      <w:pPr>
                        <w:pStyle w:val="80"/>
                      </w:pPr>
                      <w:r>
                        <w:t xml:space="preserve">    s = re.sub(r"\*", "\\*", s)</w:t>
                      </w:r>
                    </w:p>
                    <w:p w14:paraId="0095D500">
                      <w:pPr>
                        <w:pStyle w:val="80"/>
                      </w:pPr>
                      <w:r>
                        <w:t xml:space="preserve">    s = re.sub('[^\u4e00-\u9fa5^a-z^A-Z^0-9]', "", s)</w:t>
                      </w:r>
                    </w:p>
                    <w:p w14:paraId="0F191EF8">
                      <w:pPr>
                        <w:pStyle w:val="80"/>
                      </w:pPr>
                      <w:r>
                        <w:rPr>
                          <w:rFonts w:hint="eastAsia"/>
                        </w:rPr>
                        <w:t xml:space="preserve">    # 去除不可见字符</w:t>
                      </w:r>
                    </w:p>
                    <w:p w14:paraId="51C5CBE3">
                      <w:pPr>
                        <w:pStyle w:val="80"/>
                      </w:pPr>
                      <w:r>
                        <w:t xml:space="preserve">    s = re.sub(</w:t>
                      </w:r>
                    </w:p>
                    <w:p w14:paraId="2C2BA6DC">
                      <w:pPr>
                        <w:pStyle w:val="80"/>
                      </w:pPr>
                      <w:r>
                        <w:t xml:space="preserve">        "[\001\002\003\004\005\006\007\x08\x09\x0a\x0b\x0c\x0d\x0e\x0f\x10\x11\x12\x13\x14\x15\x16\x17\x18\x19\x1a]+",</w:t>
                      </w:r>
                    </w:p>
                    <w:p w14:paraId="21AD0A8F">
                      <w:pPr>
                        <w:pStyle w:val="80"/>
                      </w:pPr>
                      <w:r>
                        <w:t xml:space="preserve">        "", s)</w:t>
                      </w:r>
                    </w:p>
                    <w:p w14:paraId="067AD21D">
                      <w:pPr>
                        <w:pStyle w:val="80"/>
                      </w:pPr>
                      <w:r>
                        <w:t xml:space="preserve">    s = re.sub('[a-zA-Z]', '', s)</w:t>
                      </w:r>
                    </w:p>
                    <w:p w14:paraId="30DB64EC">
                      <w:pPr>
                        <w:pStyle w:val="80"/>
                      </w:pPr>
                      <w:r>
                        <w:t xml:space="preserve">    s = re.sub('^\d+(\.\d+)?$', "", s)</w:t>
                      </w:r>
                    </w:p>
                    <w:p w14:paraId="6BBB8906">
                      <w:pPr>
                        <w:pStyle w:val="80"/>
                      </w:pPr>
                      <w:r>
                        <w:t xml:space="preserve">    return s</w:t>
                      </w:r>
                    </w:p>
                  </w:txbxContent>
                </v:textbox>
                <w10:wrap type="none"/>
                <w10:anchorlock/>
              </v:rect>
            </w:pict>
          </mc:Fallback>
        </mc:AlternateContent>
      </w:r>
    </w:p>
    <w:p w14:paraId="13202713">
      <w:pPr>
        <w:pStyle w:val="59"/>
        <w:spacing w:before="291"/>
        <w:jc w:val="left"/>
      </w:pPr>
      <w:bookmarkStart w:id="58" w:name="_Toc195575025"/>
      <w:bookmarkStart w:id="59" w:name="_Toc195465452"/>
      <w:r>
        <w:rPr>
          <w:rFonts w:hint="eastAsia"/>
        </w:rPr>
        <w:t>数据展示实现</w:t>
      </w:r>
      <w:bookmarkEnd w:id="58"/>
      <w:bookmarkEnd w:id="59"/>
    </w:p>
    <w:p w14:paraId="5387CBAF">
      <w:pPr>
        <w:pStyle w:val="10"/>
        <w:ind w:firstLine="442"/>
      </w:pPr>
      <w:r>
        <w:rPr>
          <w:rFonts w:hint="eastAsia"/>
        </w:rPr>
        <w:t>电影列表展示页面使用Ant中的Card组件，通过响应式网格布局实现了图片懒加载、卡片hover效果、点击跳转详情等功能。</w:t>
      </w:r>
    </w:p>
    <w:p w14:paraId="1B9DD2DE">
      <w:pPr>
        <w:pStyle w:val="10"/>
        <w:ind w:firstLine="442"/>
      </w:pPr>
      <w:r>
        <w:rPr>
          <w:rFonts w:hint="eastAsia"/>
        </w:rPr>
        <w:t>MovieList.vue组件在挂载生命周期钩子后，会调用封装好的axios请求函数，异步从后端/api/movies接口获取包含分页信息的电影数据。获取到的数据存储在Pinia管理的全局状态中以便其他组件获取。模板部分使用v-for指令遍历电影数据列表，能够将每部电影的信息传递给其他子组件（如MovieCard.vue）或直接在循环体内渲染a-card。卡片内展示电影海报、标题、标签、详细解释等关键信息，通过v-lazy指令实现当图片进入可视区域时才加载，优化了页面初始加载性能。分页功能的视线是通过监听a-pagination组件的页码变化事件，触发新的API请求获取对应页的数据。</w:t>
      </w:r>
    </w:p>
    <w:p w14:paraId="10AF3D68">
      <w:pPr>
        <w:pStyle w:val="10"/>
        <w:ind w:firstLine="442"/>
      </w:pPr>
      <w:r>
        <w:rPr>
          <w:rFonts w:hint="eastAsia"/>
        </w:rPr>
        <w:t>点击电影卡片后，通过Vue Router的编程式导航router.push跳转到电影详情页，并将电影ID作为路由参数传递。MovieDetail.vue组件则根据路由参数中的电影ID，在挂载时请求/api/movies/{movie_id}接口获取详细信息，并将其渲染到页面的各个部分，包括调用ReviewList.vue组件来展示关联的评论列表。核心代码如下：</w:t>
      </w:r>
    </w:p>
    <w:p w14:paraId="2DD37F72">
      <w:pPr>
        <w:rPr>
          <w:sz w:val="24"/>
          <w:szCs w:val="32"/>
        </w:rPr>
      </w:pPr>
      <w:r>
        <w:rPr>
          <w:bCs/>
        </w:rPr>
        <mc:AlternateContent>
          <mc:Choice Requires="wps">
            <w:drawing>
              <wp:inline distT="0" distB="0" distL="0" distR="0">
                <wp:extent cx="5930900" cy="4032250"/>
                <wp:effectExtent l="0" t="0" r="12700" b="25400"/>
                <wp:docPr id="1020568635" name="文本框 2"/>
                <wp:cNvGraphicFramePr/>
                <a:graphic xmlns:a="http://schemas.openxmlformats.org/drawingml/2006/main">
                  <a:graphicData uri="http://schemas.microsoft.com/office/word/2010/wordprocessingShape">
                    <wps:wsp>
                      <wps:cNvSpPr>
                        <a:spLocks noChangeArrowheads="1"/>
                      </wps:cNvSpPr>
                      <wps:spPr>
                        <a:xfrm>
                          <a:off x="0" y="0"/>
                          <a:ext cx="5930900" cy="4032250"/>
                        </a:xfrm>
                        <a:prstGeom prst="rect">
                          <a:avLst/>
                        </a:prstGeom>
                        <a:solidFill>
                          <a:srgbClr val="FFFFFF"/>
                        </a:solidFill>
                        <a:ln w="9525" cmpd="sng">
                          <a:solidFill>
                            <a:srgbClr val="000000"/>
                          </a:solidFill>
                          <a:miter lim="800000"/>
                        </a:ln>
                      </wps:spPr>
                      <wps:txbx>
                        <w:txbxContent>
                          <w:p w14:paraId="3E739A02">
                            <w:pPr>
                              <w:pStyle w:val="80"/>
                            </w:pPr>
                            <w:r>
                              <w:t>&lt;!-- MovieList.vue --&gt;</w:t>
                            </w:r>
                          </w:p>
                          <w:p w14:paraId="73E82693">
                            <w:pPr>
                              <w:pStyle w:val="80"/>
                            </w:pPr>
                            <w:r>
                              <w:t>&lt;template&gt;</w:t>
                            </w:r>
                          </w:p>
                          <w:p w14:paraId="2C1CCC2A">
                            <w:pPr>
                              <w:pStyle w:val="80"/>
                            </w:pPr>
                            <w:r>
                              <w:t xml:space="preserve">  &lt;div class="movie-list"&gt;</w:t>
                            </w:r>
                          </w:p>
                          <w:p w14:paraId="67D13D59">
                            <w:pPr>
                              <w:pStyle w:val="80"/>
                            </w:pPr>
                            <w:r>
                              <w:t xml:space="preserve">    &lt;a-row :gutter="[16, 16]"&gt;</w:t>
                            </w:r>
                          </w:p>
                          <w:p w14:paraId="612B7438">
                            <w:pPr>
                              <w:pStyle w:val="80"/>
                            </w:pPr>
                            <w:r>
                              <w:t xml:space="preserve">      &lt;a-col :span="24"&gt;</w:t>
                            </w:r>
                          </w:p>
                          <w:p w14:paraId="5B166FF8">
                            <w:pPr>
                              <w:pStyle w:val="80"/>
                            </w:pPr>
                            <w:r>
                              <w:rPr>
                                <w:rFonts w:hint="eastAsia"/>
                              </w:rPr>
                              <w:t xml:space="preserve">        &lt;h1&gt;电影列表&lt;/h1&gt;</w:t>
                            </w:r>
                          </w:p>
                          <w:p w14:paraId="06D25EF4">
                            <w:pPr>
                              <w:pStyle w:val="80"/>
                            </w:pPr>
                            <w:r>
                              <w:t xml:space="preserve">      &lt;/a-col&gt;</w:t>
                            </w:r>
                          </w:p>
                          <w:p w14:paraId="4F9172A8">
                            <w:pPr>
                              <w:pStyle w:val="80"/>
                            </w:pPr>
                            <w:r>
                              <w:t xml:space="preserve">    &lt;/a-row&gt;</w:t>
                            </w:r>
                          </w:p>
                          <w:p w14:paraId="19E883D4">
                            <w:pPr>
                              <w:pStyle w:val="80"/>
                            </w:pPr>
                            <w:r>
                              <w:t xml:space="preserve">    &lt;div class="pagination"&gt;</w:t>
                            </w:r>
                          </w:p>
                          <w:p w14:paraId="08162BF8">
                            <w:pPr>
                              <w:pStyle w:val="80"/>
                            </w:pPr>
                            <w:r>
                              <w:t xml:space="preserve">      &lt;a-pagination</w:t>
                            </w:r>
                          </w:p>
                          <w:p w14:paraId="55A1754D">
                            <w:pPr>
                              <w:pStyle w:val="80"/>
                            </w:pPr>
                            <w:r>
                              <w:t xml:space="preserve">        v-model:current="currentPage"</w:t>
                            </w:r>
                          </w:p>
                          <w:p w14:paraId="2E1DEB42">
                            <w:pPr>
                              <w:pStyle w:val="80"/>
                            </w:pPr>
                            <w:r>
                              <w:t xml:space="preserve">        :total="total"</w:t>
                            </w:r>
                          </w:p>
                          <w:p w14:paraId="4CD7061D">
                            <w:pPr>
                              <w:pStyle w:val="80"/>
                            </w:pPr>
                            <w:r>
                              <w:t xml:space="preserve">        :pageSize="pageSize"</w:t>
                            </w:r>
                          </w:p>
                          <w:p w14:paraId="701256C8">
                            <w:pPr>
                              <w:pStyle w:val="80"/>
                            </w:pPr>
                            <w:r>
                              <w:t xml:space="preserve">        @change="handlePageChange"</w:t>
                            </w:r>
                          </w:p>
                          <w:p w14:paraId="0A98251B">
                            <w:pPr>
                              <w:pStyle w:val="80"/>
                            </w:pPr>
                            <w:r>
                              <w:t xml:space="preserve">        show-size-changer</w:t>
                            </w:r>
                          </w:p>
                          <w:p w14:paraId="09D42666">
                            <w:pPr>
                              <w:pStyle w:val="80"/>
                            </w:pPr>
                            <w:r>
                              <w:t xml:space="preserve">        :pageSizeOptions="['12', '24', '36', '48']"</w:t>
                            </w:r>
                          </w:p>
                          <w:p w14:paraId="2AD1C344">
                            <w:pPr>
                              <w:pStyle w:val="80"/>
                            </w:pPr>
                            <w:r>
                              <w:t xml:space="preserve">        @showSizeChange="handlePageSizeChange"</w:t>
                            </w:r>
                          </w:p>
                          <w:p w14:paraId="4C3CC19F">
                            <w:pPr>
                              <w:pStyle w:val="80"/>
                            </w:pPr>
                            <w:r>
                              <w:t xml:space="preserve">      /&gt;</w:t>
                            </w:r>
                          </w:p>
                          <w:p w14:paraId="51DCDA43">
                            <w:pPr>
                              <w:pStyle w:val="80"/>
                            </w:pPr>
                            <w:r>
                              <w:t xml:space="preserve">    &lt;/div&gt;</w:t>
                            </w:r>
                          </w:p>
                          <w:p w14:paraId="20AE0C97">
                            <w:pPr>
                              <w:pStyle w:val="80"/>
                            </w:pPr>
                            <w:r>
                              <w:t xml:space="preserve">  &lt;/div&gt;</w:t>
                            </w:r>
                          </w:p>
                          <w:p w14:paraId="5025C4F0">
                            <w:pPr>
                              <w:pStyle w:val="80"/>
                            </w:pPr>
                            <w:r>
                              <w:t>&lt;/template&gt;</w:t>
                            </w:r>
                          </w:p>
                        </w:txbxContent>
                      </wps:txbx>
                      <wps:bodyPr rot="0" vert="horz" wrap="square" lIns="91440" tIns="45720" rIns="91440" bIns="45720" anchor="t" anchorCtr="0" upright="1">
                        <a:noAutofit/>
                      </wps:bodyPr>
                    </wps:wsp>
                  </a:graphicData>
                </a:graphic>
              </wp:inline>
            </w:drawing>
          </mc:Choice>
          <mc:Fallback>
            <w:pict>
              <v:rect id="文本框 2" o:spid="_x0000_s1026" o:spt="1" style="height:317.5pt;width:467pt;" fillcolor="#FFFFFF" filled="t" stroked="t" coordsize="21600,21600" o:gfxdata="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&#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LRbu4TUAAAABQEAAA8AAAAAAAAAAQAgAAAAIgAAAGRy&#10;cy9kb3ducmV2LnhtbFBLAQIUABQAAAAIAIdO4kACQRC+QgIAAIQEAAAOAAAAAAAAAAEAIAAAACMB&#10;AABkcnMvZTJvRG9jLnhtbFBLBQYAAAAABgAGAFkBAADXBQAAAAA=&#10;">
                <v:fill on="t" focussize="0,0"/>
                <v:stroke color="#000000" miterlimit="8" joinstyle="miter"/>
                <v:imagedata o:title=""/>
                <o:lock v:ext="edit" aspectratio="f"/>
                <v:textbox>
                  <w:txbxContent>
                    <w:p w14:paraId="3E739A02">
                      <w:pPr>
                        <w:pStyle w:val="80"/>
                      </w:pPr>
                      <w:r>
                        <w:t>&lt;!-- MovieList.vue --&gt;</w:t>
                      </w:r>
                    </w:p>
                    <w:p w14:paraId="73E82693">
                      <w:pPr>
                        <w:pStyle w:val="80"/>
                      </w:pPr>
                      <w:r>
                        <w:t>&lt;template&gt;</w:t>
                      </w:r>
                    </w:p>
                    <w:p w14:paraId="2C1CCC2A">
                      <w:pPr>
                        <w:pStyle w:val="80"/>
                      </w:pPr>
                      <w:r>
                        <w:t xml:space="preserve">  &lt;div class="movie-list"&gt;</w:t>
                      </w:r>
                    </w:p>
                    <w:p w14:paraId="67D13D59">
                      <w:pPr>
                        <w:pStyle w:val="80"/>
                      </w:pPr>
                      <w:r>
                        <w:t xml:space="preserve">    &lt;a-row :gutter="[16, 16]"&gt;</w:t>
                      </w:r>
                    </w:p>
                    <w:p w14:paraId="612B7438">
                      <w:pPr>
                        <w:pStyle w:val="80"/>
                      </w:pPr>
                      <w:r>
                        <w:t xml:space="preserve">      &lt;a-col :span="24"&gt;</w:t>
                      </w:r>
                    </w:p>
                    <w:p w14:paraId="5B166FF8">
                      <w:pPr>
                        <w:pStyle w:val="80"/>
                      </w:pPr>
                      <w:r>
                        <w:rPr>
                          <w:rFonts w:hint="eastAsia"/>
                        </w:rPr>
                        <w:t xml:space="preserve">        &lt;h1&gt;电影列表&lt;/h1&gt;</w:t>
                      </w:r>
                    </w:p>
                    <w:p w14:paraId="06D25EF4">
                      <w:pPr>
                        <w:pStyle w:val="80"/>
                      </w:pPr>
                      <w:r>
                        <w:t xml:space="preserve">      &lt;/a-col&gt;</w:t>
                      </w:r>
                    </w:p>
                    <w:p w14:paraId="4F9172A8">
                      <w:pPr>
                        <w:pStyle w:val="80"/>
                      </w:pPr>
                      <w:r>
                        <w:t xml:space="preserve">    &lt;/a-row&gt;</w:t>
                      </w:r>
                    </w:p>
                    <w:p w14:paraId="19E883D4">
                      <w:pPr>
                        <w:pStyle w:val="80"/>
                      </w:pPr>
                      <w:r>
                        <w:t xml:space="preserve">    &lt;div class="pagination"&gt;</w:t>
                      </w:r>
                    </w:p>
                    <w:p w14:paraId="08162BF8">
                      <w:pPr>
                        <w:pStyle w:val="80"/>
                      </w:pPr>
                      <w:r>
                        <w:t xml:space="preserve">      &lt;a-pagination</w:t>
                      </w:r>
                    </w:p>
                    <w:p w14:paraId="55A1754D">
                      <w:pPr>
                        <w:pStyle w:val="80"/>
                      </w:pPr>
                      <w:r>
                        <w:t xml:space="preserve">        v-model:current="currentPage"</w:t>
                      </w:r>
                    </w:p>
                    <w:p w14:paraId="2E1DEB42">
                      <w:pPr>
                        <w:pStyle w:val="80"/>
                      </w:pPr>
                      <w:r>
                        <w:t xml:space="preserve">        :total="total"</w:t>
                      </w:r>
                    </w:p>
                    <w:p w14:paraId="4CD7061D">
                      <w:pPr>
                        <w:pStyle w:val="80"/>
                      </w:pPr>
                      <w:r>
                        <w:t xml:space="preserve">        :pageSize="pageSize"</w:t>
                      </w:r>
                    </w:p>
                    <w:p w14:paraId="701256C8">
                      <w:pPr>
                        <w:pStyle w:val="80"/>
                      </w:pPr>
                      <w:r>
                        <w:t xml:space="preserve">        @change="handlePageChange"</w:t>
                      </w:r>
                    </w:p>
                    <w:p w14:paraId="0A98251B">
                      <w:pPr>
                        <w:pStyle w:val="80"/>
                      </w:pPr>
                      <w:r>
                        <w:t xml:space="preserve">        show-size-changer</w:t>
                      </w:r>
                    </w:p>
                    <w:p w14:paraId="09D42666">
                      <w:pPr>
                        <w:pStyle w:val="80"/>
                      </w:pPr>
                      <w:r>
                        <w:t xml:space="preserve">        :pageSizeOptions="['12', '24', '36', '48']"</w:t>
                      </w:r>
                    </w:p>
                    <w:p w14:paraId="2AD1C344">
                      <w:pPr>
                        <w:pStyle w:val="80"/>
                      </w:pPr>
                      <w:r>
                        <w:t xml:space="preserve">        @showSizeChange="handlePageSizeChange"</w:t>
                      </w:r>
                    </w:p>
                    <w:p w14:paraId="4C3CC19F">
                      <w:pPr>
                        <w:pStyle w:val="80"/>
                      </w:pPr>
                      <w:r>
                        <w:t xml:space="preserve">      /&gt;</w:t>
                      </w:r>
                    </w:p>
                    <w:p w14:paraId="51DCDA43">
                      <w:pPr>
                        <w:pStyle w:val="80"/>
                      </w:pPr>
                      <w:r>
                        <w:t xml:space="preserve">    &lt;/div&gt;</w:t>
                      </w:r>
                    </w:p>
                    <w:p w14:paraId="20AE0C97">
                      <w:pPr>
                        <w:pStyle w:val="80"/>
                      </w:pPr>
                      <w:r>
                        <w:t xml:space="preserve">  &lt;/div&gt;</w:t>
                      </w:r>
                    </w:p>
                    <w:p w14:paraId="5025C4F0">
                      <w:pPr>
                        <w:pStyle w:val="80"/>
                      </w:pPr>
                      <w:r>
                        <w:t>&lt;/template&gt;</w:t>
                      </w:r>
                    </w:p>
                  </w:txbxContent>
                </v:textbox>
                <w10:wrap type="none"/>
                <w10:anchorlock/>
              </v:rect>
            </w:pict>
          </mc:Fallback>
        </mc:AlternateContent>
      </w:r>
    </w:p>
    <w:p w14:paraId="25CD08E4">
      <w:pPr>
        <w:pStyle w:val="10"/>
        <w:ind w:firstLine="442"/>
      </w:pPr>
    </w:p>
    <w:p w14:paraId="45DAC973">
      <w:pPr>
        <w:keepNext/>
      </w:pPr>
      <w:r>
        <w:drawing>
          <wp:inline distT="0" distB="0" distL="0" distR="0">
            <wp:extent cx="5940425" cy="3534410"/>
            <wp:effectExtent l="0" t="0" r="3175" b="8890"/>
            <wp:docPr id="1419749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49513" name="图片 1"/>
                    <pic:cNvPicPr>
                      <a:picLocks noChangeAspect="1"/>
                    </pic:cNvPicPr>
                  </pic:nvPicPr>
                  <pic:blipFill>
                    <a:blip r:embed="rId27"/>
                    <a:stretch>
                      <a:fillRect/>
                    </a:stretch>
                  </pic:blipFill>
                  <pic:spPr>
                    <a:xfrm>
                      <a:off x="0" y="0"/>
                      <a:ext cx="5940425" cy="3534410"/>
                    </a:xfrm>
                    <a:prstGeom prst="rect">
                      <a:avLst/>
                    </a:prstGeom>
                  </pic:spPr>
                </pic:pic>
              </a:graphicData>
            </a:graphic>
          </wp:inline>
        </w:drawing>
      </w:r>
    </w:p>
    <w:p w14:paraId="756F2A93">
      <w:pPr>
        <w:pStyle w:val="9"/>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r>
        <w:rPr>
          <w:rFonts w:hint="eastAsia"/>
        </w:rPr>
        <w:t xml:space="preserve"> 电影数据展示页面</w:t>
      </w:r>
    </w:p>
    <w:p w14:paraId="44C13586">
      <w:pPr>
        <w:pStyle w:val="10"/>
        <w:ind w:firstLine="442"/>
      </w:pPr>
      <w:r>
        <w:rPr>
          <w:rFonts w:hint="eastAsia"/>
        </w:rPr>
        <w:t>通过E</w:t>
      </w:r>
      <w:r>
        <w:t>c</w:t>
      </w:r>
      <w:r>
        <w:rPr>
          <w:rFonts w:hint="eastAsia"/>
        </w:rPr>
        <w:t>hart图表可视化展示电影数据分布情况</w:t>
      </w:r>
    </w:p>
    <w:p w14:paraId="432F33B7">
      <w:pPr>
        <w:pStyle w:val="84"/>
      </w:pPr>
      <w:r>
        <mc:AlternateContent>
          <mc:Choice Requires="wps">
            <w:drawing>
              <wp:inline distT="0" distB="0" distL="0" distR="0">
                <wp:extent cx="5930900" cy="1047750"/>
                <wp:effectExtent l="0" t="0" r="12700" b="19050"/>
                <wp:docPr id="1609109489" name="文本框 2"/>
                <wp:cNvGraphicFramePr/>
                <a:graphic xmlns:a="http://schemas.openxmlformats.org/drawingml/2006/main">
                  <a:graphicData uri="http://schemas.microsoft.com/office/word/2010/wordprocessingShape">
                    <wps:wsp>
                      <wps:cNvSpPr>
                        <a:spLocks noChangeArrowheads="1"/>
                      </wps:cNvSpPr>
                      <wps:spPr>
                        <a:xfrm>
                          <a:off x="0" y="0"/>
                          <a:ext cx="5930900" cy="1047750"/>
                        </a:xfrm>
                        <a:prstGeom prst="rect">
                          <a:avLst/>
                        </a:prstGeom>
                        <a:solidFill>
                          <a:srgbClr val="FFFFFF"/>
                        </a:solidFill>
                        <a:ln w="9525" cmpd="sng">
                          <a:solidFill>
                            <a:srgbClr val="000000"/>
                          </a:solidFill>
                          <a:miter lim="800000"/>
                        </a:ln>
                      </wps:spPr>
                      <wps:txbx>
                        <w:txbxContent>
                          <w:p w14:paraId="44A9808B">
                            <w:pPr>
                              <w:pStyle w:val="80"/>
                            </w:pPr>
                            <w:r>
                              <w:t>&lt;a-col :xs="24" :lg="12"&gt;</w:t>
                            </w:r>
                          </w:p>
                          <w:p w14:paraId="35B53D06">
                            <w:pPr>
                              <w:pStyle w:val="80"/>
                            </w:pPr>
                            <w:r>
                              <w:rPr>
                                <w:rFonts w:hint="eastAsia"/>
                              </w:rPr>
                              <w:t xml:space="preserve">  &lt;a-card title="电影类型分布"&gt;</w:t>
                            </w:r>
                          </w:p>
                          <w:p w14:paraId="04F2D192">
                            <w:pPr>
                              <w:pStyle w:val="80"/>
                            </w:pPr>
                            <w:r>
                              <w:t xml:space="preserve">    &lt;div ref="genreChartRef" style="height: 400px"&gt;&lt;/div&gt;</w:t>
                            </w:r>
                          </w:p>
                          <w:p w14:paraId="725E7EF7">
                            <w:pPr>
                              <w:pStyle w:val="80"/>
                            </w:pPr>
                            <w:r>
                              <w:t xml:space="preserve">  &lt;/a-card&gt;</w:t>
                            </w:r>
                          </w:p>
                          <w:p w14:paraId="2E39BB06">
                            <w:pPr>
                              <w:pStyle w:val="80"/>
                            </w:pPr>
                            <w:r>
                              <w:t>&lt;/a-col&gt;</w:t>
                            </w:r>
                          </w:p>
                        </w:txbxContent>
                      </wps:txbx>
                      <wps:bodyPr rot="0" vert="horz" wrap="square" lIns="91440" tIns="45720" rIns="91440" bIns="45720" anchor="t" anchorCtr="0" upright="1">
                        <a:noAutofit/>
                      </wps:bodyPr>
                    </wps:wsp>
                  </a:graphicData>
                </a:graphic>
              </wp:inline>
            </w:drawing>
          </mc:Choice>
          <mc:Fallback>
            <w:pict>
              <v:rect id="文本框 2" o:spid="_x0000_s1026" o:spt="1" style="height:82.5pt;width:467pt;" fillcolor="#FFFFFF" filled="t" stroked="t" coordsize="21600,21600" o:gfxdata="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&#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NHiQWzUAAAABQEAAA8AAAAAAAAAAQAgAAAAIgAAAGRy&#10;cy9kb3ducmV2LnhtbFBLAQIUABQAAAAIAIdO4kAF5rLYQgIAAIQEAAAOAAAAAAAAAAEAIAAAACMB&#10;AABkcnMvZTJvRG9jLnhtbFBLBQYAAAAABgAGAFkBAADXBQAAAAA=&#10;">
                <v:fill on="t" focussize="0,0"/>
                <v:stroke color="#000000" miterlimit="8" joinstyle="miter"/>
                <v:imagedata o:title=""/>
                <o:lock v:ext="edit" aspectratio="f"/>
                <v:textbox>
                  <w:txbxContent>
                    <w:p w14:paraId="44A9808B">
                      <w:pPr>
                        <w:pStyle w:val="80"/>
                      </w:pPr>
                      <w:r>
                        <w:t>&lt;a-col :xs="24" :lg="12"&gt;</w:t>
                      </w:r>
                    </w:p>
                    <w:p w14:paraId="35B53D06">
                      <w:pPr>
                        <w:pStyle w:val="80"/>
                      </w:pPr>
                      <w:r>
                        <w:rPr>
                          <w:rFonts w:hint="eastAsia"/>
                        </w:rPr>
                        <w:t xml:space="preserve">  &lt;a-card title="电影类型分布"&gt;</w:t>
                      </w:r>
                    </w:p>
                    <w:p w14:paraId="04F2D192">
                      <w:pPr>
                        <w:pStyle w:val="80"/>
                      </w:pPr>
                      <w:r>
                        <w:t xml:space="preserve">    &lt;div ref="genreChartRef" style="height: 400px"&gt;&lt;/div&gt;</w:t>
                      </w:r>
                    </w:p>
                    <w:p w14:paraId="725E7EF7">
                      <w:pPr>
                        <w:pStyle w:val="80"/>
                      </w:pPr>
                      <w:r>
                        <w:t xml:space="preserve">  &lt;/a-card&gt;</w:t>
                      </w:r>
                    </w:p>
                    <w:p w14:paraId="2E39BB06">
                      <w:pPr>
                        <w:pStyle w:val="80"/>
                      </w:pPr>
                      <w:r>
                        <w:t>&lt;/a-col&gt;</w:t>
                      </w:r>
                    </w:p>
                  </w:txbxContent>
                </v:textbox>
                <w10:wrap type="none"/>
                <w10:anchorlock/>
              </v:rect>
            </w:pict>
          </mc:Fallback>
        </mc:AlternateContent>
      </w:r>
    </w:p>
    <w:p w14:paraId="04DFCBC0">
      <w:pPr>
        <w:keepNext/>
        <w:jc w:val="center"/>
      </w:pPr>
      <w:r>
        <w:drawing>
          <wp:inline distT="0" distB="0" distL="0" distR="0">
            <wp:extent cx="3536950" cy="2955290"/>
            <wp:effectExtent l="0" t="0" r="6350" b="0"/>
            <wp:docPr id="4693600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60062" name="图片 1"/>
                    <pic:cNvPicPr>
                      <a:picLocks noChangeAspect="1"/>
                    </pic:cNvPicPr>
                  </pic:nvPicPr>
                  <pic:blipFill>
                    <a:blip r:embed="rId28"/>
                    <a:stretch>
                      <a:fillRect/>
                    </a:stretch>
                  </pic:blipFill>
                  <pic:spPr>
                    <a:xfrm>
                      <a:off x="0" y="0"/>
                      <a:ext cx="3545966" cy="2963374"/>
                    </a:xfrm>
                    <a:prstGeom prst="rect">
                      <a:avLst/>
                    </a:prstGeom>
                  </pic:spPr>
                </pic:pic>
              </a:graphicData>
            </a:graphic>
          </wp:inline>
        </w:drawing>
      </w:r>
    </w:p>
    <w:p w14:paraId="1898372E">
      <w:pPr>
        <w:pStyle w:val="9"/>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r>
        <w:rPr>
          <w:rFonts w:hint="eastAsia"/>
        </w:rPr>
        <w:t xml:space="preserve"> 电影类型分布可视化</w:t>
      </w:r>
    </w:p>
    <w:p w14:paraId="22899C8E">
      <w:pPr>
        <w:jc w:val="center"/>
      </w:pPr>
    </w:p>
    <w:p w14:paraId="1447B9F2">
      <w:pPr>
        <w:pStyle w:val="56"/>
        <w:jc w:val="left"/>
      </w:pPr>
      <w:bookmarkStart w:id="60" w:name="_Toc195465454"/>
      <w:bookmarkStart w:id="61" w:name="_Toc195575026"/>
      <w:commentRangeStart w:id="23"/>
      <w:commentRangeStart w:id="24"/>
      <w:r>
        <w:rPr>
          <w:rFonts w:hint="eastAsia"/>
        </w:rPr>
        <w:t>电影评论分析模块</w:t>
      </w:r>
      <w:del w:id="26" w:author="scu" w:date="2025-04-16T10:07:00Z">
        <w:r>
          <w:rPr>
            <w:rFonts w:hint="eastAsia"/>
          </w:rPr>
          <w:delText>实现</w:delText>
        </w:r>
        <w:bookmarkEnd w:id="60"/>
        <w:bookmarkEnd w:id="61"/>
        <w:commentRangeEnd w:id="23"/>
      </w:del>
      <w:del w:id="27" w:author="scu" w:date="2025-04-16T10:07:00Z">
        <w:r>
          <w:rPr>
            <w:rStyle w:val="39"/>
            <w:rFonts w:ascii="Times New Roman" w:hAnsi="Times New Roman" w:eastAsia="宋体" w:cs="Times New Roman"/>
            <w:b w:val="0"/>
            <w:bCs w:val="0"/>
          </w:rPr>
          <w:commentReference w:id="23"/>
        </w:r>
        <w:commentRangeEnd w:id="24"/>
      </w:del>
      <w:r>
        <w:rPr>
          <w:rStyle w:val="39"/>
          <w:rFonts w:ascii="Times New Roman" w:hAnsi="Times New Roman" w:eastAsia="宋体" w:cs="Times New Roman"/>
          <w:b w:val="0"/>
          <w:bCs w:val="0"/>
        </w:rPr>
        <w:commentReference w:id="24"/>
      </w:r>
    </w:p>
    <w:p w14:paraId="1EB541E6">
      <w:pPr>
        <w:pStyle w:val="10"/>
        <w:ind w:firstLine="442"/>
      </w:pPr>
      <w:r>
        <w:rPr>
          <w:rFonts w:hint="eastAsia"/>
        </w:rPr>
        <w:t>评论管理模块实现了用户评论的完整生命周期管理。系统采用BERT模型对用户评论进行情感分析，评论情感分为积极、中性和消极三类，通过计算情感置信度可视化展示。评论展示功能主要采用分页加载和虚拟滚动技术，优化了性能。</w:t>
      </w:r>
    </w:p>
    <w:p w14:paraId="2AADC4E3">
      <w:pPr>
        <w:pStyle w:val="59"/>
        <w:spacing w:before="291"/>
        <w:jc w:val="left"/>
      </w:pPr>
      <w:bookmarkStart w:id="62" w:name="_Toc195465455"/>
      <w:bookmarkStart w:id="63" w:name="_Toc195575027"/>
      <w:r>
        <w:rPr>
          <w:rFonts w:hint="eastAsia"/>
        </w:rPr>
        <w:t>电影评论数据爬取</w:t>
      </w:r>
      <w:bookmarkEnd w:id="62"/>
      <w:bookmarkEnd w:id="63"/>
    </w:p>
    <w:p w14:paraId="6766F202">
      <w:pPr>
        <w:pStyle w:val="10"/>
        <w:ind w:firstLine="442"/>
      </w:pPr>
      <w:r>
        <w:rPr>
          <w:rFonts w:hint="eastAsia"/>
        </w:rPr>
        <w:t>电影评论数据的获取同样依赖于异步网络爬虫。与电影元数据爬取类似，评论爬取也需模拟浏览器等行为，在处理分页、解析HTML结构后，提取到每部电影的评论内容、用户名等信息。核心代码如下：</w:t>
      </w:r>
    </w:p>
    <w:p w14:paraId="735F23BF">
      <w:pPr>
        <w:rPr>
          <w:sz w:val="24"/>
          <w:szCs w:val="32"/>
        </w:rPr>
      </w:pPr>
      <w:r>
        <w:rPr>
          <w:bCs/>
        </w:rPr>
        <mc:AlternateContent>
          <mc:Choice Requires="wps">
            <w:drawing>
              <wp:inline distT="0" distB="0" distL="0" distR="0">
                <wp:extent cx="5930900" cy="2749550"/>
                <wp:effectExtent l="0" t="0" r="12700" b="12700"/>
                <wp:docPr id="471171773" name="文本框 2"/>
                <wp:cNvGraphicFramePr/>
                <a:graphic xmlns:a="http://schemas.openxmlformats.org/drawingml/2006/main">
                  <a:graphicData uri="http://schemas.microsoft.com/office/word/2010/wordprocessingShape">
                    <wps:wsp>
                      <wps:cNvSpPr>
                        <a:spLocks noChangeArrowheads="1"/>
                      </wps:cNvSpPr>
                      <wps:spPr>
                        <a:xfrm>
                          <a:off x="0" y="0"/>
                          <a:ext cx="5930900" cy="2749550"/>
                        </a:xfrm>
                        <a:prstGeom prst="rect">
                          <a:avLst/>
                        </a:prstGeom>
                        <a:solidFill>
                          <a:srgbClr val="FFFFFF"/>
                        </a:solidFill>
                        <a:ln w="9525" cmpd="sng">
                          <a:solidFill>
                            <a:srgbClr val="000000"/>
                          </a:solidFill>
                          <a:miter lim="800000"/>
                        </a:ln>
                      </wps:spPr>
                      <wps:txbx>
                        <w:txbxContent>
                          <w:p w14:paraId="66DE3C48">
                            <w:pPr>
                              <w:pStyle w:val="80"/>
                            </w:pPr>
                            <w:r>
                              <w:t>async def crawl_reviews(movie_id):</w:t>
                            </w:r>
                          </w:p>
                          <w:p w14:paraId="76BB8D10">
                            <w:pPr>
                              <w:pStyle w:val="80"/>
                            </w:pPr>
                            <w:r>
                              <w:t xml:space="preserve">    reviews = []</w:t>
                            </w:r>
                          </w:p>
                          <w:p w14:paraId="141FA922">
                            <w:pPr>
                              <w:pStyle w:val="80"/>
                            </w:pPr>
                            <w:r>
                              <w:t xml:space="preserve">    page = 1</w:t>
                            </w:r>
                          </w:p>
                          <w:p w14:paraId="1DA83CD1">
                            <w:pPr>
                              <w:pStyle w:val="80"/>
                            </w:pPr>
                            <w:r>
                              <w:t xml:space="preserve">    while True:</w:t>
                            </w:r>
                          </w:p>
                          <w:p w14:paraId="5A31F1FE">
                            <w:pPr>
                              <w:pStyle w:val="80"/>
                            </w:pPr>
                            <w:r>
                              <w:t xml:space="preserve">        url = f"{REVIEW_API_URL}?movie_id={movie_id}&amp;page={page}"</w:t>
                            </w:r>
                          </w:p>
                          <w:p w14:paraId="491D95D5">
                            <w:pPr>
                              <w:pStyle w:val="80"/>
                            </w:pPr>
                            <w:r>
                              <w:t xml:space="preserve">        async with aiohttp.ClientSession() as session:</w:t>
                            </w:r>
                          </w:p>
                          <w:p w14:paraId="0F09F030">
                            <w:pPr>
                              <w:pStyle w:val="80"/>
                            </w:pPr>
                            <w:r>
                              <w:t xml:space="preserve">            async with session.get(url) as response:</w:t>
                            </w:r>
                          </w:p>
                          <w:p w14:paraId="0B5012D2">
                            <w:pPr>
                              <w:pStyle w:val="80"/>
                            </w:pPr>
                            <w:r>
                              <w:t xml:space="preserve">                if response.status == 200:</w:t>
                            </w:r>
                          </w:p>
                          <w:p w14:paraId="19EEAA4E">
                            <w:pPr>
                              <w:pStyle w:val="80"/>
                            </w:pPr>
                            <w:r>
                              <w:t xml:space="preserve">                    data = await response.json()</w:t>
                            </w:r>
                          </w:p>
                          <w:p w14:paraId="740825A9">
                            <w:pPr>
                              <w:pStyle w:val="80"/>
                            </w:pPr>
                            <w:r>
                              <w:t xml:space="preserve">                    if not data['reviews']:</w:t>
                            </w:r>
                          </w:p>
                          <w:p w14:paraId="7799AE7D">
                            <w:pPr>
                              <w:pStyle w:val="80"/>
                            </w:pPr>
                            <w:r>
                              <w:t xml:space="preserve">                        break</w:t>
                            </w:r>
                          </w:p>
                          <w:p w14:paraId="5DC7F967">
                            <w:pPr>
                              <w:pStyle w:val="80"/>
                            </w:pPr>
                            <w:r>
                              <w:t xml:space="preserve">                    reviews.extend(data['reviews'])</w:t>
                            </w:r>
                          </w:p>
                          <w:p w14:paraId="5BB7D855">
                            <w:pPr>
                              <w:pStyle w:val="80"/>
                            </w:pPr>
                            <w:r>
                              <w:t xml:space="preserve">                    page += 1</w:t>
                            </w:r>
                          </w:p>
                          <w:p w14:paraId="36F30EA5">
                            <w:pPr>
                              <w:pStyle w:val="80"/>
                            </w:pPr>
                            <w:r>
                              <w:t xml:space="preserve">    return reviews</w:t>
                            </w:r>
                          </w:p>
                        </w:txbxContent>
                      </wps:txbx>
                      <wps:bodyPr rot="0" vert="horz" wrap="square" lIns="91440" tIns="45720" rIns="91440" bIns="45720" anchor="t" anchorCtr="0" upright="1">
                        <a:noAutofit/>
                      </wps:bodyPr>
                    </wps:wsp>
                  </a:graphicData>
                </a:graphic>
              </wp:inline>
            </w:drawing>
          </mc:Choice>
          <mc:Fallback>
            <w:pict>
              <v:rect id="文本框 2" o:spid="_x0000_s1026" o:spt="1" style="height:216.5pt;width:467pt;" fillcolor="#FFFFFF" filled="t" stroked="t" coordsize="21600,21600" o:gfxdata="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&#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EPyC7UAAAABQEAAA8AAAAAAAAAAQAgAAAAIgAAAGRy&#10;cy9kb3ducmV2LnhtbFBLAQIUABQAAAAIAIdO4kAZ9WlzQgIAAIMEAAAOAAAAAAAAAAEAIAAAACMB&#10;AABkcnMvZTJvRG9jLnhtbFBLBQYAAAAABgAGAFkBAADXBQAAAAA=&#10;">
                <v:fill on="t" focussize="0,0"/>
                <v:stroke color="#000000" miterlimit="8" joinstyle="miter"/>
                <v:imagedata o:title=""/>
                <o:lock v:ext="edit" aspectratio="f"/>
                <v:textbox>
                  <w:txbxContent>
                    <w:p w14:paraId="66DE3C48">
                      <w:pPr>
                        <w:pStyle w:val="80"/>
                      </w:pPr>
                      <w:r>
                        <w:t>async def crawl_reviews(movie_id):</w:t>
                      </w:r>
                    </w:p>
                    <w:p w14:paraId="76BB8D10">
                      <w:pPr>
                        <w:pStyle w:val="80"/>
                      </w:pPr>
                      <w:r>
                        <w:t xml:space="preserve">    reviews = []</w:t>
                      </w:r>
                    </w:p>
                    <w:p w14:paraId="141FA922">
                      <w:pPr>
                        <w:pStyle w:val="80"/>
                      </w:pPr>
                      <w:r>
                        <w:t xml:space="preserve">    page = 1</w:t>
                      </w:r>
                    </w:p>
                    <w:p w14:paraId="1DA83CD1">
                      <w:pPr>
                        <w:pStyle w:val="80"/>
                      </w:pPr>
                      <w:r>
                        <w:t xml:space="preserve">    while True:</w:t>
                      </w:r>
                    </w:p>
                    <w:p w14:paraId="5A31F1FE">
                      <w:pPr>
                        <w:pStyle w:val="80"/>
                      </w:pPr>
                      <w:r>
                        <w:t xml:space="preserve">        url = f"{REVIEW_API_URL}?movie_id={movie_id}&amp;page={page}"</w:t>
                      </w:r>
                    </w:p>
                    <w:p w14:paraId="491D95D5">
                      <w:pPr>
                        <w:pStyle w:val="80"/>
                      </w:pPr>
                      <w:r>
                        <w:t xml:space="preserve">        async with aiohttp.ClientSession() as session:</w:t>
                      </w:r>
                    </w:p>
                    <w:p w14:paraId="0F09F030">
                      <w:pPr>
                        <w:pStyle w:val="80"/>
                      </w:pPr>
                      <w:r>
                        <w:t xml:space="preserve">            async with session.get(url) as response:</w:t>
                      </w:r>
                    </w:p>
                    <w:p w14:paraId="0B5012D2">
                      <w:pPr>
                        <w:pStyle w:val="80"/>
                      </w:pPr>
                      <w:r>
                        <w:t xml:space="preserve">                if response.status == 200:</w:t>
                      </w:r>
                    </w:p>
                    <w:p w14:paraId="19EEAA4E">
                      <w:pPr>
                        <w:pStyle w:val="80"/>
                      </w:pPr>
                      <w:r>
                        <w:t xml:space="preserve">                    data = await response.json()</w:t>
                      </w:r>
                    </w:p>
                    <w:p w14:paraId="740825A9">
                      <w:pPr>
                        <w:pStyle w:val="80"/>
                      </w:pPr>
                      <w:r>
                        <w:t xml:space="preserve">                    if not data['reviews']:</w:t>
                      </w:r>
                    </w:p>
                    <w:p w14:paraId="7799AE7D">
                      <w:pPr>
                        <w:pStyle w:val="80"/>
                      </w:pPr>
                      <w:r>
                        <w:t xml:space="preserve">                        break</w:t>
                      </w:r>
                    </w:p>
                    <w:p w14:paraId="5DC7F967">
                      <w:pPr>
                        <w:pStyle w:val="80"/>
                      </w:pPr>
                      <w:r>
                        <w:t xml:space="preserve">                    reviews.extend(data['reviews'])</w:t>
                      </w:r>
                    </w:p>
                    <w:p w14:paraId="5BB7D855">
                      <w:pPr>
                        <w:pStyle w:val="80"/>
                      </w:pPr>
                      <w:r>
                        <w:t xml:space="preserve">                    page += 1</w:t>
                      </w:r>
                    </w:p>
                    <w:p w14:paraId="36F30EA5">
                      <w:pPr>
                        <w:pStyle w:val="80"/>
                      </w:pPr>
                      <w:r>
                        <w:t xml:space="preserve">    return reviews</w:t>
                      </w:r>
                    </w:p>
                  </w:txbxContent>
                </v:textbox>
                <w10:wrap type="none"/>
                <w10:anchorlock/>
              </v:rect>
            </w:pict>
          </mc:Fallback>
        </mc:AlternateContent>
      </w:r>
    </w:p>
    <w:p w14:paraId="23EB3B3E">
      <w:pPr>
        <w:pStyle w:val="59"/>
        <w:spacing w:before="291"/>
        <w:jc w:val="left"/>
      </w:pPr>
      <w:commentRangeStart w:id="25"/>
      <w:bookmarkStart w:id="64" w:name="_Toc195465456"/>
      <w:bookmarkStart w:id="65" w:name="_Toc195575028"/>
      <w:r>
        <w:rPr>
          <w:rFonts w:hint="eastAsia"/>
        </w:rPr>
        <w:t>分词处理</w:t>
      </w:r>
      <w:bookmarkEnd w:id="64"/>
      <w:bookmarkEnd w:id="65"/>
    </w:p>
    <w:p w14:paraId="124C7FE2">
      <w:pPr>
        <w:pStyle w:val="10"/>
        <w:ind w:firstLine="442"/>
      </w:pPr>
      <w:r>
        <w:rPr>
          <w:rFonts w:hint="eastAsia"/>
        </w:rPr>
        <w:t>本系统选用的分词库是在中文分词领域广泛使用的jieba库。对于每条评论text，调用jieba.cut(text)方法进行分词。jieba支持多种分词模式，我在系统中选用精确模式以获得最准确的切分结果。</w:t>
      </w:r>
    </w:p>
    <w:p w14:paraId="1BD2CA16">
      <w:pPr>
        <w:pStyle w:val="10"/>
        <w:ind w:firstLine="442"/>
      </w:pPr>
      <w:r>
        <w:rPr>
          <w:rFonts w:hint="eastAsia"/>
        </w:rPr>
        <w:t>考虑到电影评论中可能包含领域特定的术语，我通过jieba.load_userdict('user_dict.txt')加载自定义词典，以提高对这些专业词语的识别准确率。分词后，还需要进行停用词过滤。将那些在文本中频繁出现但对语义贡献不大的词语，例如"的"、"了"、"是"、标点符号等处理掉。我们维护了一个停用词表（stopwords.txt），可以在分词结果中剔除这些词语。</w:t>
      </w:r>
      <w:commentRangeEnd w:id="25"/>
      <w:r>
        <w:rPr>
          <w:rStyle w:val="39"/>
          <w:rFonts w:ascii="Times New Roman" w:hAnsi="Times New Roman" w:cs="Times New Roman"/>
        </w:rPr>
        <w:commentReference w:id="25"/>
      </w:r>
    </w:p>
    <w:p w14:paraId="009F5E53">
      <w:pPr>
        <w:rPr>
          <w:sz w:val="24"/>
          <w:szCs w:val="32"/>
        </w:rPr>
      </w:pPr>
      <w:r>
        <w:rPr>
          <w:bCs/>
        </w:rPr>
        <mc:AlternateContent>
          <mc:Choice Requires="wps">
            <w:drawing>
              <wp:inline distT="0" distB="0" distL="0" distR="0">
                <wp:extent cx="5930900" cy="1447800"/>
                <wp:effectExtent l="0" t="0" r="12700" b="19050"/>
                <wp:docPr id="147097598" name="文本框 2"/>
                <wp:cNvGraphicFramePr/>
                <a:graphic xmlns:a="http://schemas.openxmlformats.org/drawingml/2006/main">
                  <a:graphicData uri="http://schemas.microsoft.com/office/word/2010/wordprocessingShape">
                    <wps:wsp>
                      <wps:cNvSpPr>
                        <a:spLocks noChangeArrowheads="1"/>
                      </wps:cNvSpPr>
                      <wps:spPr>
                        <a:xfrm>
                          <a:off x="0" y="0"/>
                          <a:ext cx="5930900" cy="1447800"/>
                        </a:xfrm>
                        <a:prstGeom prst="rect">
                          <a:avLst/>
                        </a:prstGeom>
                        <a:solidFill>
                          <a:srgbClr val="FFFFFF"/>
                        </a:solidFill>
                        <a:ln w="9525" cmpd="sng">
                          <a:solidFill>
                            <a:srgbClr val="000000"/>
                          </a:solidFill>
                          <a:miter lim="800000"/>
                        </a:ln>
                      </wps:spPr>
                      <wps:txbx>
                        <w:txbxContent>
                          <w:p w14:paraId="118A8974">
                            <w:pPr>
                              <w:pStyle w:val="80"/>
                            </w:pPr>
                            <w:r>
                              <w:t>def tokenize_text(text):</w:t>
                            </w:r>
                          </w:p>
                          <w:p w14:paraId="0AC7F4FF">
                            <w:pPr>
                              <w:pStyle w:val="80"/>
                            </w:pPr>
                            <w:r>
                              <w:rPr>
                                <w:rFonts w:hint="eastAsia"/>
                              </w:rPr>
                              <w:t xml:space="preserve">    # 使用jieba进行中文分词</w:t>
                            </w:r>
                          </w:p>
                          <w:p w14:paraId="340E838C">
                            <w:pPr>
                              <w:pStyle w:val="80"/>
                            </w:pPr>
                            <w:r>
                              <w:t xml:space="preserve">    words = jieba.cut(text)</w:t>
                            </w:r>
                          </w:p>
                          <w:p w14:paraId="2BD97272">
                            <w:pPr>
                              <w:pStyle w:val="80"/>
                            </w:pPr>
                            <w:r>
                              <w:rPr>
                                <w:rFonts w:hint="eastAsia"/>
                              </w:rPr>
                              <w:t xml:space="preserve">    # 过滤停用词</w:t>
                            </w:r>
                          </w:p>
                          <w:p w14:paraId="5008380F">
                            <w:pPr>
                              <w:pStyle w:val="80"/>
                            </w:pPr>
                            <w:r>
                              <w:t xml:space="preserve">    stopwords = set(open('stopwords.txt', encoding='utf-8').read().splitlines())</w:t>
                            </w:r>
                          </w:p>
                          <w:p w14:paraId="665B7D93">
                            <w:pPr>
                              <w:pStyle w:val="80"/>
                            </w:pPr>
                            <w:r>
                              <w:t xml:space="preserve">    filtered_words = [word for word in words if word not in stopwords]</w:t>
                            </w:r>
                          </w:p>
                          <w:p w14:paraId="5EED6058">
                            <w:pPr>
                              <w:pStyle w:val="80"/>
                            </w:pPr>
                            <w:r>
                              <w:t xml:space="preserve">    return filtered_words</w:t>
                            </w:r>
                          </w:p>
                        </w:txbxContent>
                      </wps:txbx>
                      <wps:bodyPr rot="0" vert="horz" wrap="square" lIns="91440" tIns="45720" rIns="91440" bIns="45720" anchor="t" anchorCtr="0" upright="1">
                        <a:noAutofit/>
                      </wps:bodyPr>
                    </wps:wsp>
                  </a:graphicData>
                </a:graphic>
              </wp:inline>
            </w:drawing>
          </mc:Choice>
          <mc:Fallback>
            <w:pict>
              <v:rect id="文本框 2" o:spid="_x0000_s1026" o:spt="1" style="height:114pt;width:467pt;" fillcolor="#FFFFFF" filled="t" stroked="t" coordsize="21600,21600" o:gfxdata="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IdNkfHUAAAABQEAAA8AAAAAAAAAAQAgAAAAIgAAAGRycy9k&#10;b3ducmV2LnhtbFBLAQIUABQAAAAIAIdO4kDORaJ5PwIAAIMEAAAOAAAAAAAAAAEAIAAAACMBAABk&#10;cnMvZTJvRG9jLnhtbFBLBQYAAAAABgAGAFkBAADUBQAAAAA=&#10;">
                <v:fill on="t" focussize="0,0"/>
                <v:stroke color="#000000" miterlimit="8" joinstyle="miter"/>
                <v:imagedata o:title=""/>
                <o:lock v:ext="edit" aspectratio="f"/>
                <v:textbox>
                  <w:txbxContent>
                    <w:p w14:paraId="118A8974">
                      <w:pPr>
                        <w:pStyle w:val="80"/>
                      </w:pPr>
                      <w:r>
                        <w:t>def tokenize_text(text):</w:t>
                      </w:r>
                    </w:p>
                    <w:p w14:paraId="0AC7F4FF">
                      <w:pPr>
                        <w:pStyle w:val="80"/>
                      </w:pPr>
                      <w:r>
                        <w:rPr>
                          <w:rFonts w:hint="eastAsia"/>
                        </w:rPr>
                        <w:t xml:space="preserve">    # 使用jieba进行中文分词</w:t>
                      </w:r>
                    </w:p>
                    <w:p w14:paraId="340E838C">
                      <w:pPr>
                        <w:pStyle w:val="80"/>
                      </w:pPr>
                      <w:r>
                        <w:t xml:space="preserve">    words = jieba.cut(text)</w:t>
                      </w:r>
                    </w:p>
                    <w:p w14:paraId="2BD97272">
                      <w:pPr>
                        <w:pStyle w:val="80"/>
                      </w:pPr>
                      <w:r>
                        <w:rPr>
                          <w:rFonts w:hint="eastAsia"/>
                        </w:rPr>
                        <w:t xml:space="preserve">    # 过滤停用词</w:t>
                      </w:r>
                    </w:p>
                    <w:p w14:paraId="5008380F">
                      <w:pPr>
                        <w:pStyle w:val="80"/>
                      </w:pPr>
                      <w:r>
                        <w:t xml:space="preserve">    stopwords = set(open('stopwords.txt', encoding='utf-8').read().splitlines())</w:t>
                      </w:r>
                    </w:p>
                    <w:p w14:paraId="665B7D93">
                      <w:pPr>
                        <w:pStyle w:val="80"/>
                      </w:pPr>
                      <w:r>
                        <w:t xml:space="preserve">    filtered_words = [word for word in words if word not in stopwords]</w:t>
                      </w:r>
                    </w:p>
                    <w:p w14:paraId="5EED6058">
                      <w:pPr>
                        <w:pStyle w:val="80"/>
                      </w:pPr>
                      <w:r>
                        <w:t xml:space="preserve">    return filtered_words</w:t>
                      </w:r>
                    </w:p>
                  </w:txbxContent>
                </v:textbox>
                <w10:wrap type="none"/>
                <w10:anchorlock/>
              </v:rect>
            </w:pict>
          </mc:Fallback>
        </mc:AlternateContent>
      </w:r>
    </w:p>
    <w:p w14:paraId="7CF24FB2">
      <w:pPr>
        <w:pStyle w:val="10"/>
        <w:ind w:firstLine="442"/>
      </w:pPr>
      <w:r>
        <w:rPr>
          <w:rFonts w:hint="eastAsia"/>
        </w:rPr>
        <w:t>部分分词结果：</w:t>
      </w:r>
    </w:p>
    <w:p w14:paraId="76E84CAF">
      <w:pPr>
        <w:keepNext/>
        <w:jc w:val="center"/>
      </w:pPr>
      <w:r>
        <w:drawing>
          <wp:inline distT="0" distB="0" distL="0" distR="0">
            <wp:extent cx="5276850" cy="1790700"/>
            <wp:effectExtent l="0" t="0" r="0" b="0"/>
            <wp:docPr id="12085239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23924" name="图片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6850" cy="1790700"/>
                    </a:xfrm>
                    <a:prstGeom prst="rect">
                      <a:avLst/>
                    </a:prstGeom>
                    <a:noFill/>
                    <a:ln>
                      <a:noFill/>
                    </a:ln>
                  </pic:spPr>
                </pic:pic>
              </a:graphicData>
            </a:graphic>
          </wp:inline>
        </w:drawing>
      </w:r>
    </w:p>
    <w:p w14:paraId="48D2C60B">
      <w:pPr>
        <w:pStyle w:val="9"/>
        <w:rPr>
          <w:sz w:val="24"/>
          <w:szCs w:val="32"/>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5</w:t>
      </w:r>
      <w:r>
        <w:fldChar w:fldCharType="end"/>
      </w:r>
      <w:r>
        <w:rPr>
          <w:rFonts w:hint="eastAsia"/>
        </w:rPr>
        <w:t xml:space="preserve"> 分词效果展示</w:t>
      </w:r>
    </w:p>
    <w:p w14:paraId="59046032">
      <w:pPr>
        <w:pStyle w:val="59"/>
        <w:spacing w:before="291"/>
        <w:jc w:val="left"/>
      </w:pPr>
      <w:bookmarkStart w:id="66" w:name="_Toc195575029"/>
      <w:bookmarkStart w:id="67" w:name="_Toc195465457"/>
      <w:r>
        <w:rPr>
          <w:rFonts w:hint="eastAsia"/>
        </w:rPr>
        <w:t>数据格式转换</w:t>
      </w:r>
      <w:bookmarkEnd w:id="66"/>
      <w:bookmarkEnd w:id="67"/>
    </w:p>
    <w:p w14:paraId="17EB53F4">
      <w:pPr>
        <w:pStyle w:val="10"/>
        <w:ind w:firstLine="442"/>
      </w:pPr>
      <w:r>
        <w:rPr>
          <w:rFonts w:hint="eastAsia"/>
        </w:rPr>
        <w:t>为了将处理后的文本输入到BERT模型中，必须将其转换为模型能够理解的特定数值格式。这一步主要由Hugging Face Transformers库提供的BertTokenizer.from_pretrained('bert-base-chinese')完成。首先加载预训练tokenizer，通过文本编码、填充和截断等方式转换为PyTorch张量。</w:t>
      </w:r>
    </w:p>
    <w:p w14:paraId="3A007FCC">
      <w:pPr>
        <w:rPr>
          <w:sz w:val="24"/>
          <w:szCs w:val="32"/>
        </w:rPr>
      </w:pPr>
      <w:r>
        <w:rPr>
          <w:bCs/>
        </w:rPr>
        <mc:AlternateContent>
          <mc:Choice Requires="wps">
            <w:drawing>
              <wp:inline distT="0" distB="0" distL="0" distR="0">
                <wp:extent cx="5930900" cy="2159000"/>
                <wp:effectExtent l="0" t="0" r="12700" b="12700"/>
                <wp:docPr id="1113689833" name="文本框 2"/>
                <wp:cNvGraphicFramePr/>
                <a:graphic xmlns:a="http://schemas.openxmlformats.org/drawingml/2006/main">
                  <a:graphicData uri="http://schemas.microsoft.com/office/word/2010/wordprocessingShape">
                    <wps:wsp>
                      <wps:cNvSpPr>
                        <a:spLocks noChangeArrowheads="1"/>
                      </wps:cNvSpPr>
                      <wps:spPr>
                        <a:xfrm>
                          <a:off x="0" y="0"/>
                          <a:ext cx="5930900" cy="2159000"/>
                        </a:xfrm>
                        <a:prstGeom prst="rect">
                          <a:avLst/>
                        </a:prstGeom>
                        <a:solidFill>
                          <a:srgbClr val="FFFFFF"/>
                        </a:solidFill>
                        <a:ln w="9525" cmpd="sng">
                          <a:solidFill>
                            <a:srgbClr val="000000"/>
                          </a:solidFill>
                          <a:miter lim="800000"/>
                        </a:ln>
                      </wps:spPr>
                      <wps:txbx>
                        <w:txbxContent>
                          <w:p w14:paraId="3B59A34D">
                            <w:pPr>
                              <w:pStyle w:val="80"/>
                            </w:pPr>
                            <w:r>
                              <w:t>def convert_to_bert_input(text):</w:t>
                            </w:r>
                          </w:p>
                          <w:p w14:paraId="78DA8AA0">
                            <w:pPr>
                              <w:pStyle w:val="80"/>
                            </w:pPr>
                            <w:r>
                              <w:rPr>
                                <w:rFonts w:hint="eastAsia"/>
                              </w:rPr>
                              <w:t xml:space="preserve">    # 将文本转换为BERT输入格式</w:t>
                            </w:r>
                          </w:p>
                          <w:p w14:paraId="73050B2A">
                            <w:pPr>
                              <w:pStyle w:val="80"/>
                            </w:pPr>
                            <w:r>
                              <w:t xml:space="preserve">    tokenizer = BertTokenizer.from_pretrained('bert-base-chinese')</w:t>
                            </w:r>
                          </w:p>
                          <w:p w14:paraId="238A51F4">
                            <w:pPr>
                              <w:pStyle w:val="80"/>
                            </w:pPr>
                            <w:r>
                              <w:t xml:space="preserve">    inputs = tokenizer(</w:t>
                            </w:r>
                          </w:p>
                          <w:p w14:paraId="0C76D5AF">
                            <w:pPr>
                              <w:pStyle w:val="80"/>
                            </w:pPr>
                            <w:r>
                              <w:t xml:space="preserve">        text,</w:t>
                            </w:r>
                          </w:p>
                          <w:p w14:paraId="45F05E76">
                            <w:pPr>
                              <w:pStyle w:val="80"/>
                            </w:pPr>
                            <w:r>
                              <w:t xml:space="preserve">        padding=True,</w:t>
                            </w:r>
                          </w:p>
                          <w:p w14:paraId="31649E13">
                            <w:pPr>
                              <w:pStyle w:val="80"/>
                            </w:pPr>
                            <w:r>
                              <w:t xml:space="preserve">        truncation=True,</w:t>
                            </w:r>
                          </w:p>
                          <w:p w14:paraId="7C110422">
                            <w:pPr>
                              <w:pStyle w:val="80"/>
                            </w:pPr>
                            <w:r>
                              <w:t xml:space="preserve">        max_length=512,</w:t>
                            </w:r>
                          </w:p>
                          <w:p w14:paraId="33D88643">
                            <w:pPr>
                              <w:pStyle w:val="80"/>
                            </w:pPr>
                            <w:r>
                              <w:t xml:space="preserve">        return_tensors="pt"</w:t>
                            </w:r>
                          </w:p>
                          <w:p w14:paraId="14A38033">
                            <w:pPr>
                              <w:pStyle w:val="80"/>
                            </w:pPr>
                            <w:r>
                              <w:t xml:space="preserve">    )</w:t>
                            </w:r>
                          </w:p>
                          <w:p w14:paraId="5F79DF6B">
                            <w:pPr>
                              <w:pStyle w:val="80"/>
                            </w:pPr>
                            <w:r>
                              <w:t>return inputs</w:t>
                            </w:r>
                          </w:p>
                          <w:p w14:paraId="617D033B">
                            <w:pPr>
                              <w:pStyle w:val="80"/>
                            </w:pPr>
                          </w:p>
                        </w:txbxContent>
                      </wps:txbx>
                      <wps:bodyPr rot="0" vert="horz" wrap="square" lIns="91440" tIns="45720" rIns="91440" bIns="45720" anchor="t" anchorCtr="0" upright="1">
                        <a:noAutofit/>
                      </wps:bodyPr>
                    </wps:wsp>
                  </a:graphicData>
                </a:graphic>
              </wp:inline>
            </w:drawing>
          </mc:Choice>
          <mc:Fallback>
            <w:pict>
              <v:rect id="文本框 2" o:spid="_x0000_s1026" o:spt="1" style="height:170pt;width:467pt;" fillcolor="#FFFFFF" filled="t" stroked="t" coordsize="21600,21600" o:gfxdata="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z+l+N0gAAAAUBAAAPAAAAAAAAAAEAIAAAACIAAABkcnMv&#10;ZG93bnJldi54bWxQSwECFAAUAAAACACHTuJAFQrP00ICAACEBAAADgAAAAAAAAABACAAAAAhAQAA&#10;ZHJzL2Uyb0RvYy54bWxQSwUGAAAAAAYABgBZAQAA1QUAAAAA&#10;">
                <v:fill on="t" focussize="0,0"/>
                <v:stroke color="#000000" miterlimit="8" joinstyle="miter"/>
                <v:imagedata o:title=""/>
                <o:lock v:ext="edit" aspectratio="f"/>
                <v:textbox>
                  <w:txbxContent>
                    <w:p w14:paraId="3B59A34D">
                      <w:pPr>
                        <w:pStyle w:val="80"/>
                      </w:pPr>
                      <w:r>
                        <w:t>def convert_to_bert_input(text):</w:t>
                      </w:r>
                    </w:p>
                    <w:p w14:paraId="78DA8AA0">
                      <w:pPr>
                        <w:pStyle w:val="80"/>
                      </w:pPr>
                      <w:r>
                        <w:rPr>
                          <w:rFonts w:hint="eastAsia"/>
                        </w:rPr>
                        <w:t xml:space="preserve">    # 将文本转换为BERT输入格式</w:t>
                      </w:r>
                    </w:p>
                    <w:p w14:paraId="73050B2A">
                      <w:pPr>
                        <w:pStyle w:val="80"/>
                      </w:pPr>
                      <w:r>
                        <w:t xml:space="preserve">    tokenizer = BertTokenizer.from_pretrained('bert-base-chinese')</w:t>
                      </w:r>
                    </w:p>
                    <w:p w14:paraId="238A51F4">
                      <w:pPr>
                        <w:pStyle w:val="80"/>
                      </w:pPr>
                      <w:r>
                        <w:t xml:space="preserve">    inputs = tokenizer(</w:t>
                      </w:r>
                    </w:p>
                    <w:p w14:paraId="0C76D5AF">
                      <w:pPr>
                        <w:pStyle w:val="80"/>
                      </w:pPr>
                      <w:r>
                        <w:t xml:space="preserve">        text,</w:t>
                      </w:r>
                    </w:p>
                    <w:p w14:paraId="45F05E76">
                      <w:pPr>
                        <w:pStyle w:val="80"/>
                      </w:pPr>
                      <w:r>
                        <w:t xml:space="preserve">        padding=True,</w:t>
                      </w:r>
                    </w:p>
                    <w:p w14:paraId="31649E13">
                      <w:pPr>
                        <w:pStyle w:val="80"/>
                      </w:pPr>
                      <w:r>
                        <w:t xml:space="preserve">        truncation=True,</w:t>
                      </w:r>
                    </w:p>
                    <w:p w14:paraId="7C110422">
                      <w:pPr>
                        <w:pStyle w:val="80"/>
                      </w:pPr>
                      <w:r>
                        <w:t xml:space="preserve">        max_length=512,</w:t>
                      </w:r>
                    </w:p>
                    <w:p w14:paraId="33D88643">
                      <w:pPr>
                        <w:pStyle w:val="80"/>
                      </w:pPr>
                      <w:r>
                        <w:t xml:space="preserve">        return_tensors="pt"</w:t>
                      </w:r>
                    </w:p>
                    <w:p w14:paraId="14A38033">
                      <w:pPr>
                        <w:pStyle w:val="80"/>
                      </w:pPr>
                      <w:r>
                        <w:t xml:space="preserve">    )</w:t>
                      </w:r>
                    </w:p>
                    <w:p w14:paraId="5F79DF6B">
                      <w:pPr>
                        <w:pStyle w:val="80"/>
                      </w:pPr>
                      <w:r>
                        <w:t>return inputs</w:t>
                      </w:r>
                    </w:p>
                    <w:p w14:paraId="617D033B">
                      <w:pPr>
                        <w:pStyle w:val="80"/>
                      </w:pPr>
                    </w:p>
                  </w:txbxContent>
                </v:textbox>
                <w10:wrap type="none"/>
                <w10:anchorlock/>
              </v:rect>
            </w:pict>
          </mc:Fallback>
        </mc:AlternateContent>
      </w:r>
    </w:p>
    <w:p w14:paraId="40338BE0">
      <w:pPr>
        <w:pStyle w:val="10"/>
        <w:ind w:firstLine="442"/>
      </w:pPr>
      <w:r>
        <w:rPr>
          <w:rFonts w:hint="eastAsia"/>
        </w:rPr>
        <w:t>同时在预处理时将数据格式统一。例如，某些电影的类别用字符串表示，这里将其改为列表。效果如图：</w:t>
      </w:r>
    </w:p>
    <w:p w14:paraId="1489F741">
      <w:pPr>
        <w:keepNext/>
        <w:jc w:val="center"/>
      </w:pPr>
      <w:r>
        <w:drawing>
          <wp:inline distT="0" distB="0" distL="0" distR="0">
            <wp:extent cx="5276850" cy="2590800"/>
            <wp:effectExtent l="0" t="0" r="0" b="0"/>
            <wp:docPr id="160592209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22093" name="图片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6850" cy="2590800"/>
                    </a:xfrm>
                    <a:prstGeom prst="rect">
                      <a:avLst/>
                    </a:prstGeom>
                    <a:noFill/>
                    <a:ln>
                      <a:noFill/>
                    </a:ln>
                  </pic:spPr>
                </pic:pic>
              </a:graphicData>
            </a:graphic>
          </wp:inline>
        </w:drawing>
      </w:r>
    </w:p>
    <w:p w14:paraId="0BDF3B27">
      <w:pPr>
        <w:pStyle w:val="9"/>
        <w:rPr>
          <w:sz w:val="24"/>
          <w:szCs w:val="32"/>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6</w:t>
      </w:r>
      <w:r>
        <w:fldChar w:fldCharType="end"/>
      </w:r>
      <w:r>
        <w:rPr>
          <w:rFonts w:hint="eastAsia"/>
        </w:rPr>
        <w:t xml:space="preserve"> 数据格式处理示例</w:t>
      </w:r>
    </w:p>
    <w:p w14:paraId="0DED0609">
      <w:pPr>
        <w:pStyle w:val="59"/>
        <w:spacing w:before="291"/>
        <w:jc w:val="left"/>
      </w:pPr>
      <w:bookmarkStart w:id="68" w:name="_Toc195575030"/>
      <w:bookmarkStart w:id="69" w:name="_Toc195465458"/>
      <w:r>
        <w:rPr>
          <w:rFonts w:hint="eastAsia"/>
        </w:rPr>
        <w:t>评论数据可视化实现</w:t>
      </w:r>
      <w:bookmarkEnd w:id="68"/>
      <w:bookmarkEnd w:id="69"/>
    </w:p>
    <w:p w14:paraId="590D49F4">
      <w:pPr>
        <w:pStyle w:val="10"/>
        <w:ind w:firstLine="442"/>
      </w:pPr>
      <w:r>
        <w:rPr>
          <w:rFonts w:hint="eastAsia"/>
        </w:rPr>
        <w:t>评论数据展示与电影信息展示类似，通过使用v-for指令遍历电影评论数据列表，将影评的信息在循环体内渲染a-card，数据将在卡片内详细展示。</w:t>
      </w:r>
    </w:p>
    <w:p w14:paraId="6DDB08CE">
      <w:pPr>
        <w:keepNext/>
      </w:pPr>
      <w:r>
        <w:drawing>
          <wp:inline distT="0" distB="0" distL="0" distR="0">
            <wp:extent cx="5940425" cy="2742565"/>
            <wp:effectExtent l="0" t="0" r="3175" b="635"/>
            <wp:docPr id="6967767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76781" name="图片 1"/>
                    <pic:cNvPicPr>
                      <a:picLocks noChangeAspect="1"/>
                    </pic:cNvPicPr>
                  </pic:nvPicPr>
                  <pic:blipFill>
                    <a:blip r:embed="rId31"/>
                    <a:stretch>
                      <a:fillRect/>
                    </a:stretch>
                  </pic:blipFill>
                  <pic:spPr>
                    <a:xfrm>
                      <a:off x="0" y="0"/>
                      <a:ext cx="5940425" cy="2742565"/>
                    </a:xfrm>
                    <a:prstGeom prst="rect">
                      <a:avLst/>
                    </a:prstGeom>
                  </pic:spPr>
                </pic:pic>
              </a:graphicData>
            </a:graphic>
          </wp:inline>
        </w:drawing>
      </w:r>
    </w:p>
    <w:p w14:paraId="06EDA7A6">
      <w:pPr>
        <w:pStyle w:val="9"/>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7</w:t>
      </w:r>
      <w:r>
        <w:fldChar w:fldCharType="end"/>
      </w:r>
      <w:r>
        <w:rPr>
          <w:rFonts w:hint="eastAsia"/>
        </w:rPr>
        <w:t xml:space="preserve"> 评论数据展示页面</w:t>
      </w:r>
    </w:p>
    <w:p w14:paraId="6645327D">
      <w:pPr>
        <w:pStyle w:val="10"/>
        <w:ind w:firstLine="442"/>
      </w:pPr>
      <w:r>
        <w:rPr>
          <w:rFonts w:hint="eastAsia"/>
        </w:rPr>
        <w:t>除此之外，通过统计评论长度，结合E</w:t>
      </w:r>
      <w:r>
        <w:t>c</w:t>
      </w:r>
      <w:r>
        <w:rPr>
          <w:rFonts w:hint="eastAsia"/>
        </w:rPr>
        <w:t>hart饼图，能够可视化展示评论的分布情况。</w:t>
      </w:r>
    </w:p>
    <w:p w14:paraId="07AEE58B">
      <w:pPr>
        <w:pStyle w:val="84"/>
      </w:pPr>
      <w:r>
        <mc:AlternateContent>
          <mc:Choice Requires="wps">
            <w:drawing>
              <wp:inline distT="0" distB="0" distL="0" distR="0">
                <wp:extent cx="5930900" cy="1079500"/>
                <wp:effectExtent l="0" t="0" r="12700" b="25400"/>
                <wp:docPr id="1505835959" name="文本框 2"/>
                <wp:cNvGraphicFramePr/>
                <a:graphic xmlns:a="http://schemas.openxmlformats.org/drawingml/2006/main">
                  <a:graphicData uri="http://schemas.microsoft.com/office/word/2010/wordprocessingShape">
                    <wps:wsp>
                      <wps:cNvSpPr>
                        <a:spLocks noChangeArrowheads="1"/>
                      </wps:cNvSpPr>
                      <wps:spPr>
                        <a:xfrm>
                          <a:off x="0" y="0"/>
                          <a:ext cx="5930900" cy="1079500"/>
                        </a:xfrm>
                        <a:prstGeom prst="rect">
                          <a:avLst/>
                        </a:prstGeom>
                        <a:solidFill>
                          <a:srgbClr val="FFFFFF"/>
                        </a:solidFill>
                        <a:ln w="9525" cmpd="sng">
                          <a:solidFill>
                            <a:srgbClr val="000000"/>
                          </a:solidFill>
                          <a:miter lim="800000"/>
                        </a:ln>
                      </wps:spPr>
                      <wps:txbx>
                        <w:txbxContent>
                          <w:p w14:paraId="3FA53FB2">
                            <w:pPr>
                              <w:pStyle w:val="80"/>
                            </w:pPr>
                            <w:r>
                              <w:t>&lt;a-col :xs="24" :lg="12"&gt;</w:t>
                            </w:r>
                          </w:p>
                          <w:p w14:paraId="4189580C">
                            <w:pPr>
                              <w:pStyle w:val="80"/>
                            </w:pPr>
                            <w:r>
                              <w:rPr>
                                <w:rFonts w:hint="eastAsia"/>
                              </w:rPr>
                              <w:t xml:space="preserve">  &lt;a-card title="评论长度分布"&gt;</w:t>
                            </w:r>
                          </w:p>
                          <w:p w14:paraId="4D0389AB">
                            <w:pPr>
                              <w:pStyle w:val="80"/>
                            </w:pPr>
                            <w:r>
                              <w:t xml:space="preserve">    &lt;div ref="commentLengthChartRef" style="height: 400px"&gt;&lt;/div&gt;</w:t>
                            </w:r>
                          </w:p>
                          <w:p w14:paraId="1BC53FA3">
                            <w:pPr>
                              <w:pStyle w:val="80"/>
                            </w:pPr>
                            <w:r>
                              <w:t xml:space="preserve">  &lt;/a-card&gt;</w:t>
                            </w:r>
                          </w:p>
                          <w:p w14:paraId="792713DF">
                            <w:pPr>
                              <w:pStyle w:val="80"/>
                            </w:pPr>
                            <w:r>
                              <w:t>&lt;/a-col&gt;</w:t>
                            </w:r>
                          </w:p>
                        </w:txbxContent>
                      </wps:txbx>
                      <wps:bodyPr rot="0" vert="horz" wrap="square" lIns="91440" tIns="45720" rIns="91440" bIns="45720" anchor="t" anchorCtr="0" upright="1">
                        <a:noAutofit/>
                      </wps:bodyPr>
                    </wps:wsp>
                  </a:graphicData>
                </a:graphic>
              </wp:inline>
            </w:drawing>
          </mc:Choice>
          <mc:Fallback>
            <w:pict>
              <v:rect id="文本框 2" o:spid="_x0000_s1026" o:spt="1" style="height:85pt;width:467pt;" fillcolor="#FFFFFF" filled="t" stroked="t" coordsize="21600,21600" o:gfxdata="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FCxEdjUAAAABQEAAA8AAAAAAAAAAQAgAAAAIgAAAGRycy9k&#10;b3ducmV2LnhtbFBLAQIUABQAAAAIAIdO4kCEhmxUPwIAAIQEAAAOAAAAAAAAAAEAIAAAACMBAABk&#10;cnMvZTJvRG9jLnhtbFBLBQYAAAAABgAGAFkBAADUBQAAAAA=&#10;">
                <v:fill on="t" focussize="0,0"/>
                <v:stroke color="#000000" miterlimit="8" joinstyle="miter"/>
                <v:imagedata o:title=""/>
                <o:lock v:ext="edit" aspectratio="f"/>
                <v:textbox>
                  <w:txbxContent>
                    <w:p w14:paraId="3FA53FB2">
                      <w:pPr>
                        <w:pStyle w:val="80"/>
                      </w:pPr>
                      <w:r>
                        <w:t>&lt;a-col :xs="24" :lg="12"&gt;</w:t>
                      </w:r>
                    </w:p>
                    <w:p w14:paraId="4189580C">
                      <w:pPr>
                        <w:pStyle w:val="80"/>
                      </w:pPr>
                      <w:r>
                        <w:rPr>
                          <w:rFonts w:hint="eastAsia"/>
                        </w:rPr>
                        <w:t xml:space="preserve">  &lt;a-card title="评论长度分布"&gt;</w:t>
                      </w:r>
                    </w:p>
                    <w:p w14:paraId="4D0389AB">
                      <w:pPr>
                        <w:pStyle w:val="80"/>
                      </w:pPr>
                      <w:r>
                        <w:t xml:space="preserve">    &lt;div ref="commentLengthChartRef" style="height: 400px"&gt;&lt;/div&gt;</w:t>
                      </w:r>
                    </w:p>
                    <w:p w14:paraId="1BC53FA3">
                      <w:pPr>
                        <w:pStyle w:val="80"/>
                      </w:pPr>
                      <w:r>
                        <w:t xml:space="preserve">  &lt;/a-card&gt;</w:t>
                      </w:r>
                    </w:p>
                    <w:p w14:paraId="792713DF">
                      <w:pPr>
                        <w:pStyle w:val="80"/>
                      </w:pPr>
                      <w:r>
                        <w:t>&lt;/a-col&gt;</w:t>
                      </w:r>
                    </w:p>
                  </w:txbxContent>
                </v:textbox>
                <w10:wrap type="none"/>
                <w10:anchorlock/>
              </v:rect>
            </w:pict>
          </mc:Fallback>
        </mc:AlternateContent>
      </w:r>
    </w:p>
    <w:p w14:paraId="5BA8A9D6">
      <w:pPr>
        <w:keepNext/>
        <w:jc w:val="center"/>
      </w:pPr>
      <w:r>
        <w:drawing>
          <wp:inline distT="0" distB="0" distL="0" distR="0">
            <wp:extent cx="3578225" cy="2986405"/>
            <wp:effectExtent l="0" t="0" r="3175" b="4445"/>
            <wp:docPr id="2060965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65162" name="图片 1"/>
                    <pic:cNvPicPr>
                      <a:picLocks noChangeAspect="1"/>
                    </pic:cNvPicPr>
                  </pic:nvPicPr>
                  <pic:blipFill>
                    <a:blip r:embed="rId32"/>
                    <a:stretch>
                      <a:fillRect/>
                    </a:stretch>
                  </pic:blipFill>
                  <pic:spPr>
                    <a:xfrm>
                      <a:off x="0" y="0"/>
                      <a:ext cx="3581434" cy="2989186"/>
                    </a:xfrm>
                    <a:prstGeom prst="rect">
                      <a:avLst/>
                    </a:prstGeom>
                  </pic:spPr>
                </pic:pic>
              </a:graphicData>
            </a:graphic>
          </wp:inline>
        </w:drawing>
      </w:r>
    </w:p>
    <w:p w14:paraId="70885440">
      <w:pPr>
        <w:pStyle w:val="9"/>
        <w:rPr>
          <w:sz w:val="24"/>
          <w:szCs w:val="32"/>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8</w:t>
      </w:r>
      <w:r>
        <w:fldChar w:fldCharType="end"/>
      </w:r>
      <w:r>
        <w:rPr>
          <w:rFonts w:hint="eastAsia"/>
        </w:rPr>
        <w:t xml:space="preserve"> 评论数据分析实现</w:t>
      </w:r>
    </w:p>
    <w:p w14:paraId="39150F77">
      <w:pPr>
        <w:pStyle w:val="56"/>
        <w:jc w:val="left"/>
      </w:pPr>
      <w:bookmarkStart w:id="70" w:name="_Toc195465460"/>
      <w:bookmarkStart w:id="71" w:name="_Toc195575031"/>
      <w:r>
        <w:rPr>
          <w:rFonts w:hint="eastAsia"/>
        </w:rPr>
        <w:t>情感分析</w:t>
      </w:r>
      <w:ins w:id="28" w:author="scu" w:date="2025-04-16T10:06:00Z">
        <w:r>
          <w:rPr>
            <w:rFonts w:hint="eastAsia"/>
          </w:rPr>
          <w:t>可视化</w:t>
        </w:r>
      </w:ins>
      <w:r>
        <w:rPr>
          <w:rFonts w:hint="eastAsia"/>
        </w:rPr>
        <w:t>模块</w:t>
      </w:r>
      <w:del w:id="29" w:author="scu" w:date="2025-04-16T10:06:00Z">
        <w:r>
          <w:rPr>
            <w:rFonts w:hint="eastAsia"/>
          </w:rPr>
          <w:delText>实现</w:delText>
        </w:r>
        <w:bookmarkEnd w:id="70"/>
        <w:bookmarkEnd w:id="71"/>
      </w:del>
    </w:p>
    <w:p w14:paraId="77FF1794">
      <w:pPr>
        <w:pStyle w:val="10"/>
        <w:ind w:firstLine="442"/>
      </w:pPr>
      <w:r>
        <w:rPr>
          <w:rFonts w:hint="eastAsia"/>
        </w:rPr>
        <w:t>情感分析模块是系统的核心技术组件，采用BERT预训练模型进行中文文本情感分析。系统对BERT模型进行了针对性的微调，使用电影评论数据集进行训练，提高了模型在电影评论领域的表现。情感分析过程包括文本预处理、分词、特征提取和分类预测等步骤，实现了对评论情感的精准识别。系统还实现了情感分析的可视化展示，包括情感分布饼图、情感趋势折线图等，帮助用户直观理解评论情感走向。在性能优化方面，实现了模型推理的批处理机制和缓存策略，提高了系统的响应速度。</w:t>
      </w:r>
    </w:p>
    <w:p w14:paraId="10387052">
      <w:pPr>
        <w:pStyle w:val="59"/>
        <w:spacing w:before="291"/>
        <w:jc w:val="left"/>
      </w:pPr>
      <w:commentRangeStart w:id="26"/>
      <w:commentRangeStart w:id="27"/>
      <w:bookmarkStart w:id="72" w:name="_Toc195465461"/>
      <w:bookmarkStart w:id="73" w:name="_Toc195575032"/>
      <w:r>
        <w:rPr>
          <w:rFonts w:hint="eastAsia"/>
        </w:rPr>
        <w:t>情感分析实现</w:t>
      </w:r>
      <w:commentRangeEnd w:id="26"/>
      <w:r>
        <w:rPr>
          <w:rStyle w:val="39"/>
          <w:rFonts w:ascii="Times New Roman" w:hAnsi="Times New Roman" w:eastAsia="宋体"/>
          <w:b w:val="0"/>
          <w:bCs w:val="0"/>
        </w:rPr>
        <w:commentReference w:id="26"/>
      </w:r>
      <w:commentRangeEnd w:id="27"/>
      <w:bookmarkEnd w:id="72"/>
      <w:bookmarkEnd w:id="73"/>
      <w:r>
        <w:rPr>
          <w:rStyle w:val="39"/>
          <w:rFonts w:ascii="Times New Roman" w:hAnsi="Times New Roman" w:eastAsia="宋体"/>
          <w:b w:val="0"/>
          <w:bCs w:val="0"/>
        </w:rPr>
        <w:commentReference w:id="27"/>
      </w:r>
    </w:p>
    <w:p w14:paraId="6039AE76">
      <w:pPr>
        <w:pStyle w:val="10"/>
        <w:ind w:firstLine="442"/>
      </w:pPr>
      <w:commentRangeStart w:id="28"/>
      <w:r>
        <w:rPr>
          <w:rFonts w:hint="eastAsia"/>
        </w:rPr>
        <w:t>在本项目中，情感分析主要是利用经过微调的BERT模型进行推理。当需要分析一条新的电影评论时，首先执行4.4.3节所述的数据格式转换，得到模型所需的输入张量，随后将这些张量传递给加载好的、处于评估模式下的微调模型，模型接收输入后，通过其内部的多层Transformer编码器即可完成计算，最终在分类层中可以输出每个情感类别的原始得分。为了获得概率分布，通常对Logits应用Softmax函数，概率最高的那个类别，即为是模型预测的情感倾向。</w:t>
      </w:r>
    </w:p>
    <w:p w14:paraId="1FE6D94F">
      <w:pPr>
        <w:pStyle w:val="10"/>
        <w:ind w:firstLine="442"/>
      </w:pPr>
      <w:r>
        <w:rPr>
          <w:rFonts w:hint="eastAsia"/>
        </w:rPr>
        <w:t>例如，如果Softmax输出为[0.1, 0.2, 0.7]，则预测结果为"积极"（若假设索引2对应积极）。除了预测的类别标签，我还可以通过获取对应的概率置信度，以及每个类别的具体概率完成得分统计，这些信息可以一同存储或返回给前端，用于更细致的展示或分析。整个推理过程应在torch.no_grad()上下文管理器中执行。对于需要批量处理大量评论的场景，可以将多条评论的输入打包成一个批次（Batch）进行推理，以充分利用硬件并行计算能力，提高整体吞吐量。实现核心代码如下：</w:t>
      </w:r>
      <w:commentRangeEnd w:id="28"/>
      <w:r>
        <w:rPr>
          <w:rStyle w:val="39"/>
          <w:rFonts w:ascii="Times New Roman" w:hAnsi="Times New Roman" w:cs="Times New Roman"/>
        </w:rPr>
        <w:commentReference w:id="28"/>
      </w:r>
    </w:p>
    <w:p w14:paraId="762B6983">
      <w:pPr>
        <w:rPr>
          <w:sz w:val="24"/>
          <w:szCs w:val="32"/>
        </w:rPr>
      </w:pPr>
      <w:r>
        <w:rPr>
          <w:bCs/>
        </w:rPr>
        <mc:AlternateContent>
          <mc:Choice Requires="wps">
            <w:drawing>
              <wp:inline distT="0" distB="0" distL="0" distR="0">
                <wp:extent cx="5930900" cy="2533650"/>
                <wp:effectExtent l="0" t="0" r="12700" b="19050"/>
                <wp:docPr id="1862447679" name="文本框 2"/>
                <wp:cNvGraphicFramePr/>
                <a:graphic xmlns:a="http://schemas.openxmlformats.org/drawingml/2006/main">
                  <a:graphicData uri="http://schemas.microsoft.com/office/word/2010/wordprocessingShape">
                    <wps:wsp>
                      <wps:cNvSpPr>
                        <a:spLocks noChangeArrowheads="1"/>
                      </wps:cNvSpPr>
                      <wps:spPr>
                        <a:xfrm>
                          <a:off x="0" y="0"/>
                          <a:ext cx="5930900" cy="2533650"/>
                        </a:xfrm>
                        <a:prstGeom prst="rect">
                          <a:avLst/>
                        </a:prstGeom>
                        <a:solidFill>
                          <a:srgbClr val="FFFFFF"/>
                        </a:solidFill>
                        <a:ln w="9525" cmpd="sng">
                          <a:solidFill>
                            <a:srgbClr val="000000"/>
                          </a:solidFill>
                          <a:miter lim="800000"/>
                        </a:ln>
                      </wps:spPr>
                      <wps:txbx>
                        <w:txbxContent>
                          <w:p w14:paraId="04A87862">
                            <w:pPr>
                              <w:pStyle w:val="80"/>
                            </w:pPr>
                            <w:r>
                              <w:t>def analyze_sentiment(text):</w:t>
                            </w:r>
                          </w:p>
                          <w:p w14:paraId="4E1F01AC">
                            <w:pPr>
                              <w:pStyle w:val="80"/>
                            </w:pPr>
                            <w:r>
                              <w:rPr>
                                <w:rFonts w:hint="eastAsia"/>
                              </w:rPr>
                              <w:t xml:space="preserve">    # 加载预训练的BERT模型</w:t>
                            </w:r>
                          </w:p>
                          <w:p w14:paraId="168FF48F">
                            <w:pPr>
                              <w:pStyle w:val="80"/>
                            </w:pPr>
                            <w:r>
                              <w:t xml:space="preserve">    model = BertForSequenceClassification.from_pretrained('bert-base-chinese')</w:t>
                            </w:r>
                          </w:p>
                          <w:p w14:paraId="2BA5D9F5">
                            <w:pPr>
                              <w:pStyle w:val="80"/>
                            </w:pPr>
                            <w:r>
                              <w:t xml:space="preserve">    model.eval()</w:t>
                            </w:r>
                          </w:p>
                          <w:p w14:paraId="14A754D6">
                            <w:pPr>
                              <w:pStyle w:val="80"/>
                            </w:pPr>
                            <w:r>
                              <w:rPr>
                                <w:rFonts w:hint="eastAsia"/>
                              </w:rPr>
                              <w:t xml:space="preserve">    # 文本预处理</w:t>
                            </w:r>
                          </w:p>
                          <w:p w14:paraId="726E5E7F">
                            <w:pPr>
                              <w:pStyle w:val="80"/>
                            </w:pPr>
                            <w:r>
                              <w:t xml:space="preserve">    inputs = convert_to_bert_input(text)</w:t>
                            </w:r>
                          </w:p>
                          <w:p w14:paraId="0F2C164A">
                            <w:pPr>
                              <w:pStyle w:val="80"/>
                            </w:pPr>
                            <w:r>
                              <w:rPr>
                                <w:rFonts w:hint="eastAsia"/>
                              </w:rPr>
                              <w:t xml:space="preserve">    # 情感分析</w:t>
                            </w:r>
                          </w:p>
                          <w:p w14:paraId="295FDAF1">
                            <w:pPr>
                              <w:pStyle w:val="80"/>
                            </w:pPr>
                            <w:r>
                              <w:t xml:space="preserve">    with torch.no_grad():</w:t>
                            </w:r>
                          </w:p>
                          <w:p w14:paraId="5D5F2305">
                            <w:pPr>
                              <w:pStyle w:val="80"/>
                            </w:pPr>
                            <w:r>
                              <w:t xml:space="preserve">        outputs = model(**inputs)</w:t>
                            </w:r>
                          </w:p>
                          <w:p w14:paraId="25CF5DFF">
                            <w:pPr>
                              <w:pStyle w:val="80"/>
                            </w:pPr>
                            <w:r>
                              <w:t xml:space="preserve">        predictions = torch.argmax(outputs.logits, dim=-1)</w:t>
                            </w:r>
                          </w:p>
                          <w:p w14:paraId="1F55B7AF">
                            <w:pPr>
                              <w:pStyle w:val="80"/>
                            </w:pPr>
                            <w:r>
                              <w:rPr>
                                <w:rFonts w:hint="eastAsia"/>
                              </w:rPr>
                              <w:t xml:space="preserve">    # 返回情感标签</w:t>
                            </w:r>
                          </w:p>
                          <w:p w14:paraId="36748952">
                            <w:pPr>
                              <w:pStyle w:val="80"/>
                            </w:pPr>
                            <w:r>
                              <w:t xml:space="preserve">    sentiment_labels = ['negative', 'neutral', 'positive']</w:t>
                            </w:r>
                          </w:p>
                          <w:p w14:paraId="2FC4D2FA">
                            <w:pPr>
                              <w:pStyle w:val="80"/>
                            </w:pPr>
                            <w:r>
                              <w:t xml:space="preserve">    return sentiment_labels[predictions.item()]</w:t>
                            </w:r>
                          </w:p>
                        </w:txbxContent>
                      </wps:txbx>
                      <wps:bodyPr rot="0" vert="horz" wrap="square" lIns="91440" tIns="45720" rIns="91440" bIns="45720" anchor="t" anchorCtr="0" upright="1">
                        <a:noAutofit/>
                      </wps:bodyPr>
                    </wps:wsp>
                  </a:graphicData>
                </a:graphic>
              </wp:inline>
            </w:drawing>
          </mc:Choice>
          <mc:Fallback>
            <w:pict>
              <v:rect id="文本框 2" o:spid="_x0000_s1026" o:spt="1" style="height:199.5pt;width:467pt;" fillcolor="#FFFFFF" filled="t" stroked="t" coordsize="21600,21600" o:gfxdata="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&#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JSZMt3TAAAABQEAAA8AAAAAAAAAAQAgAAAAIgAAAGRy&#10;cy9kb3ducmV2LnhtbFBLAQIUABQAAAAIAIdO4kDabXiJQwIAAIQEAAAOAAAAAAAAAAEAIAAAACIB&#10;AABkcnMvZTJvRG9jLnhtbFBLBQYAAAAABgAGAFkBAADXBQAAAAA=&#10;">
                <v:fill on="t" focussize="0,0"/>
                <v:stroke color="#000000" miterlimit="8" joinstyle="miter"/>
                <v:imagedata o:title=""/>
                <o:lock v:ext="edit" aspectratio="f"/>
                <v:textbox>
                  <w:txbxContent>
                    <w:p w14:paraId="04A87862">
                      <w:pPr>
                        <w:pStyle w:val="80"/>
                      </w:pPr>
                      <w:r>
                        <w:t>def analyze_sentiment(text):</w:t>
                      </w:r>
                    </w:p>
                    <w:p w14:paraId="4E1F01AC">
                      <w:pPr>
                        <w:pStyle w:val="80"/>
                      </w:pPr>
                      <w:r>
                        <w:rPr>
                          <w:rFonts w:hint="eastAsia"/>
                        </w:rPr>
                        <w:t xml:space="preserve">    # 加载预训练的BERT模型</w:t>
                      </w:r>
                    </w:p>
                    <w:p w14:paraId="168FF48F">
                      <w:pPr>
                        <w:pStyle w:val="80"/>
                      </w:pPr>
                      <w:r>
                        <w:t xml:space="preserve">    model = BertForSequenceClassification.from_pretrained('bert-base-chinese')</w:t>
                      </w:r>
                    </w:p>
                    <w:p w14:paraId="2BA5D9F5">
                      <w:pPr>
                        <w:pStyle w:val="80"/>
                      </w:pPr>
                      <w:r>
                        <w:t xml:space="preserve">    model.eval()</w:t>
                      </w:r>
                    </w:p>
                    <w:p w14:paraId="14A754D6">
                      <w:pPr>
                        <w:pStyle w:val="80"/>
                      </w:pPr>
                      <w:r>
                        <w:rPr>
                          <w:rFonts w:hint="eastAsia"/>
                        </w:rPr>
                        <w:t xml:space="preserve">    # 文本预处理</w:t>
                      </w:r>
                    </w:p>
                    <w:p w14:paraId="726E5E7F">
                      <w:pPr>
                        <w:pStyle w:val="80"/>
                      </w:pPr>
                      <w:r>
                        <w:t xml:space="preserve">    inputs = convert_to_bert_input(text)</w:t>
                      </w:r>
                    </w:p>
                    <w:p w14:paraId="0F2C164A">
                      <w:pPr>
                        <w:pStyle w:val="80"/>
                      </w:pPr>
                      <w:r>
                        <w:rPr>
                          <w:rFonts w:hint="eastAsia"/>
                        </w:rPr>
                        <w:t xml:space="preserve">    # 情感分析</w:t>
                      </w:r>
                    </w:p>
                    <w:p w14:paraId="295FDAF1">
                      <w:pPr>
                        <w:pStyle w:val="80"/>
                      </w:pPr>
                      <w:r>
                        <w:t xml:space="preserve">    with torch.no_grad():</w:t>
                      </w:r>
                    </w:p>
                    <w:p w14:paraId="5D5F2305">
                      <w:pPr>
                        <w:pStyle w:val="80"/>
                      </w:pPr>
                      <w:r>
                        <w:t xml:space="preserve">        outputs = model(**inputs)</w:t>
                      </w:r>
                    </w:p>
                    <w:p w14:paraId="25CF5DFF">
                      <w:pPr>
                        <w:pStyle w:val="80"/>
                      </w:pPr>
                      <w:r>
                        <w:t xml:space="preserve">        predictions = torch.argmax(outputs.logits, dim=-1)</w:t>
                      </w:r>
                    </w:p>
                    <w:p w14:paraId="1F55B7AF">
                      <w:pPr>
                        <w:pStyle w:val="80"/>
                      </w:pPr>
                      <w:r>
                        <w:rPr>
                          <w:rFonts w:hint="eastAsia"/>
                        </w:rPr>
                        <w:t xml:space="preserve">    # 返回情感标签</w:t>
                      </w:r>
                    </w:p>
                    <w:p w14:paraId="36748952">
                      <w:pPr>
                        <w:pStyle w:val="80"/>
                      </w:pPr>
                      <w:r>
                        <w:t xml:space="preserve">    sentiment_labels = ['negative', 'neutral', 'positive']</w:t>
                      </w:r>
                    </w:p>
                    <w:p w14:paraId="2FC4D2FA">
                      <w:pPr>
                        <w:pStyle w:val="80"/>
                      </w:pPr>
                      <w:r>
                        <w:t xml:space="preserve">    return sentiment_labels[predictions.item()]</w:t>
                      </w:r>
                    </w:p>
                  </w:txbxContent>
                </v:textbox>
                <w10:wrap type="none"/>
                <w10:anchorlock/>
              </v:rect>
            </w:pict>
          </mc:Fallback>
        </mc:AlternateContent>
      </w:r>
    </w:p>
    <w:p w14:paraId="7A7BC12B">
      <w:pPr>
        <w:rPr>
          <w:sz w:val="24"/>
          <w:szCs w:val="32"/>
        </w:rPr>
      </w:pPr>
    </w:p>
    <w:p w14:paraId="78AE951D">
      <w:pPr>
        <w:keepNext/>
        <w:jc w:val="center"/>
      </w:pPr>
      <w:r>
        <w:drawing>
          <wp:inline distT="0" distB="0" distL="0" distR="0">
            <wp:extent cx="3354070" cy="2762250"/>
            <wp:effectExtent l="0" t="0" r="0" b="0"/>
            <wp:docPr id="13103804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80451" name="图片 1"/>
                    <pic:cNvPicPr>
                      <a:picLocks noChangeAspect="1"/>
                    </pic:cNvPicPr>
                  </pic:nvPicPr>
                  <pic:blipFill>
                    <a:blip r:embed="rId33"/>
                    <a:stretch>
                      <a:fillRect/>
                    </a:stretch>
                  </pic:blipFill>
                  <pic:spPr>
                    <a:xfrm>
                      <a:off x="0" y="0"/>
                      <a:ext cx="3357794" cy="2765200"/>
                    </a:xfrm>
                    <a:prstGeom prst="rect">
                      <a:avLst/>
                    </a:prstGeom>
                  </pic:spPr>
                </pic:pic>
              </a:graphicData>
            </a:graphic>
          </wp:inline>
        </w:drawing>
      </w:r>
    </w:p>
    <w:p w14:paraId="5C9B7B89">
      <w:pPr>
        <w:pStyle w:val="9"/>
        <w:rPr>
          <w:sz w:val="24"/>
          <w:szCs w:val="32"/>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9</w:t>
      </w:r>
      <w:r>
        <w:fldChar w:fldCharType="end"/>
      </w:r>
      <w:r>
        <w:rPr>
          <w:rFonts w:hint="eastAsia"/>
        </w:rPr>
        <w:t xml:space="preserve"> 情感分析可视化</w:t>
      </w:r>
    </w:p>
    <w:p w14:paraId="53DF164D">
      <w:pPr>
        <w:jc w:val="center"/>
        <w:rPr>
          <w:sz w:val="24"/>
          <w:szCs w:val="32"/>
        </w:rPr>
      </w:pPr>
    </w:p>
    <w:p w14:paraId="30677884">
      <w:pPr>
        <w:pStyle w:val="59"/>
        <w:spacing w:before="291"/>
        <w:jc w:val="left"/>
      </w:pPr>
      <w:bookmarkStart w:id="74" w:name="_Toc195575033"/>
      <w:bookmarkStart w:id="75" w:name="_Toc195465462"/>
      <w:r>
        <w:rPr>
          <w:rFonts w:hint="eastAsia"/>
        </w:rPr>
        <w:t>情感趋势分析</w:t>
      </w:r>
      <w:bookmarkEnd w:id="74"/>
      <w:bookmarkEnd w:id="75"/>
    </w:p>
    <w:p w14:paraId="0C87330D">
      <w:pPr>
        <w:pStyle w:val="10"/>
        <w:ind w:firstLine="442"/>
      </w:pPr>
      <w:commentRangeStart w:id="29"/>
      <w:r>
        <w:rPr>
          <w:rFonts w:hint="eastAsia"/>
        </w:rPr>
        <w:t>情感</w:t>
      </w:r>
      <w:commentRangeEnd w:id="29"/>
      <w:r>
        <w:rPr>
          <w:rStyle w:val="39"/>
          <w:rFonts w:ascii="Times New Roman" w:hAnsi="Times New Roman" w:cs="Times New Roman"/>
        </w:rPr>
        <w:commentReference w:id="29"/>
      </w:r>
      <w:r>
        <w:rPr>
          <w:rFonts w:hint="eastAsia"/>
        </w:rPr>
        <w:t>趋势分析展现了电影评论情感随时间演变的动态变化。其实现逻辑主要包括数据聚合和时间序列的构建。首先，根据分析需求选择时间聚合的粒度，例如按天（Daily）、按周（Weekly）或按月（Monthly）。使用MongoDB的聚合管道进行查询，将评论数据按选定的时间窗口进行分组。在每个时间窗口内，进一步根据评论的情感标签列出sentiment字段，即由BERT模型预测的结果进行二次分组，并统计每个情感类别（积极、中性、消极）的评论数量。聚合后的结果通常是一个时间序列数据结构，例如一个列表，其中每个元素代表一个时间点（或区间），并包含该时间点对应的积极、中性、消极评论数。例如：[{'date': '2024-03-20', 'positive': 150, 'neutral': 80, 'negative': 30}, {'date': '2024-03-21', ...}]。这个结构化的时间序列数据可以直接传递给前端的图表库用于绘制多条折线图，每条折线代表一种情感倾向的数量变化，X轴为时间，Y轴为评论数量。通过观察这些曲线的起伏、交叉和相对位置，可以分析口碑发酵过程、特定事件对情感的影响或整体舆论走向。实现核心代码如下：</w:t>
      </w:r>
    </w:p>
    <w:p w14:paraId="39BE3E0F">
      <w:pPr>
        <w:rPr>
          <w:sz w:val="24"/>
          <w:szCs w:val="32"/>
        </w:rPr>
      </w:pPr>
      <w:r>
        <w:rPr>
          <w:bCs/>
        </w:rPr>
        <mc:AlternateContent>
          <mc:Choice Requires="wps">
            <w:drawing>
              <wp:inline distT="0" distB="0" distL="0" distR="0">
                <wp:extent cx="5930900" cy="3835400"/>
                <wp:effectExtent l="0" t="0" r="12700" b="12700"/>
                <wp:docPr id="406296805" name="文本框 2"/>
                <wp:cNvGraphicFramePr/>
                <a:graphic xmlns:a="http://schemas.openxmlformats.org/drawingml/2006/main">
                  <a:graphicData uri="http://schemas.microsoft.com/office/word/2010/wordprocessingShape">
                    <wps:wsp>
                      <wps:cNvSpPr>
                        <a:spLocks noChangeArrowheads="1"/>
                      </wps:cNvSpPr>
                      <wps:spPr>
                        <a:xfrm>
                          <a:off x="0" y="0"/>
                          <a:ext cx="5930900" cy="3835400"/>
                        </a:xfrm>
                        <a:prstGeom prst="rect">
                          <a:avLst/>
                        </a:prstGeom>
                        <a:solidFill>
                          <a:srgbClr val="FFFFFF"/>
                        </a:solidFill>
                        <a:ln w="9525" cmpd="sng">
                          <a:solidFill>
                            <a:srgbClr val="000000"/>
                          </a:solidFill>
                          <a:miter lim="800000"/>
                        </a:ln>
                      </wps:spPr>
                      <wps:txbx>
                        <w:txbxContent>
                          <w:p w14:paraId="6ECF85E1">
                            <w:pPr>
                              <w:pStyle w:val="80"/>
                            </w:pPr>
                            <w:r>
                              <w:t>def analyze_sentiment_trend(reviews):</w:t>
                            </w:r>
                          </w:p>
                          <w:p w14:paraId="2A500426">
                            <w:pPr>
                              <w:pStyle w:val="80"/>
                            </w:pPr>
                            <w:r>
                              <w:rPr>
                                <w:rFonts w:hint="eastAsia"/>
                              </w:rPr>
                              <w:t xml:space="preserve">    # 按时间分组</w:t>
                            </w:r>
                          </w:p>
                          <w:p w14:paraId="5ABBDF93">
                            <w:pPr>
                              <w:pStyle w:val="80"/>
                            </w:pPr>
                            <w:r>
                              <w:t xml:space="preserve">    daily_sentiments = {}</w:t>
                            </w:r>
                          </w:p>
                          <w:p w14:paraId="747CE5F6">
                            <w:pPr>
                              <w:pStyle w:val="80"/>
                            </w:pPr>
                            <w:r>
                              <w:t xml:space="preserve">    for review in reviews:</w:t>
                            </w:r>
                          </w:p>
                          <w:p w14:paraId="768F0D38">
                            <w:pPr>
                              <w:pStyle w:val="80"/>
                            </w:pPr>
                            <w:r>
                              <w:t xml:space="preserve">        date = review['created_at'].date()</w:t>
                            </w:r>
                          </w:p>
                          <w:p w14:paraId="68FB0B1D">
                            <w:pPr>
                              <w:pStyle w:val="80"/>
                            </w:pPr>
                            <w:r>
                              <w:t xml:space="preserve">        if date not in daily_sentiments:</w:t>
                            </w:r>
                          </w:p>
                          <w:p w14:paraId="01E6356D">
                            <w:pPr>
                              <w:pStyle w:val="80"/>
                            </w:pPr>
                            <w:r>
                              <w:t xml:space="preserve">            daily_sentiments[date] = {'positive': 0, 'neutral': 0, 'negative': 0}</w:t>
                            </w:r>
                          </w:p>
                          <w:p w14:paraId="779C3A8F">
                            <w:pPr>
                              <w:pStyle w:val="80"/>
                            </w:pPr>
                            <w:r>
                              <w:t xml:space="preserve">        daily_sentiments[date][review['sentiment']] += 1</w:t>
                            </w:r>
                          </w:p>
                          <w:p w14:paraId="3F7F8759">
                            <w:pPr>
                              <w:pStyle w:val="80"/>
                            </w:pPr>
                            <w:r>
                              <w:t xml:space="preserve">    </w:t>
                            </w:r>
                          </w:p>
                          <w:p w14:paraId="1A78346E">
                            <w:pPr>
                              <w:pStyle w:val="80"/>
                            </w:pPr>
                            <w:r>
                              <w:rPr>
                                <w:rFonts w:hint="eastAsia"/>
                              </w:rPr>
                              <w:t xml:space="preserve">    # 转换为趋势数据</w:t>
                            </w:r>
                          </w:p>
                          <w:p w14:paraId="1080244C">
                            <w:pPr>
                              <w:pStyle w:val="80"/>
                            </w:pPr>
                            <w:r>
                              <w:t xml:space="preserve">    trend_data = []</w:t>
                            </w:r>
                          </w:p>
                          <w:p w14:paraId="1EFD4443">
                            <w:pPr>
                              <w:pStyle w:val="80"/>
                            </w:pPr>
                            <w:r>
                              <w:t xml:space="preserve">    for date, counts in sorted(daily_sentiments.items()):</w:t>
                            </w:r>
                          </w:p>
                          <w:p w14:paraId="75309135">
                            <w:pPr>
                              <w:pStyle w:val="80"/>
                            </w:pPr>
                            <w:r>
                              <w:t xml:space="preserve">        trend_data.append({</w:t>
                            </w:r>
                          </w:p>
                          <w:p w14:paraId="633F9A69">
                            <w:pPr>
                              <w:pStyle w:val="80"/>
                            </w:pPr>
                            <w:r>
                              <w:t xml:space="preserve">            'date': date,</w:t>
                            </w:r>
                          </w:p>
                          <w:p w14:paraId="1A13873D">
                            <w:pPr>
                              <w:pStyle w:val="80"/>
                            </w:pPr>
                            <w:r>
                              <w:t xml:space="preserve">            'positive': counts['positive'],</w:t>
                            </w:r>
                          </w:p>
                          <w:p w14:paraId="7A37E182">
                            <w:pPr>
                              <w:pStyle w:val="80"/>
                            </w:pPr>
                            <w:r>
                              <w:t xml:space="preserve">            'neutral': counts['neutral'],</w:t>
                            </w:r>
                          </w:p>
                          <w:p w14:paraId="4CD33AD3">
                            <w:pPr>
                              <w:pStyle w:val="80"/>
                            </w:pPr>
                            <w:r>
                              <w:t xml:space="preserve">            'negative': counts['negative']</w:t>
                            </w:r>
                          </w:p>
                          <w:p w14:paraId="5E84A191">
                            <w:pPr>
                              <w:pStyle w:val="80"/>
                            </w:pPr>
                            <w:r>
                              <w:t xml:space="preserve">        })</w:t>
                            </w:r>
                          </w:p>
                          <w:p w14:paraId="21372D9D">
                            <w:pPr>
                              <w:pStyle w:val="80"/>
                            </w:pPr>
                            <w:r>
                              <w:t xml:space="preserve">    </w:t>
                            </w:r>
                          </w:p>
                          <w:p w14:paraId="5CDDB620">
                            <w:pPr>
                              <w:pStyle w:val="80"/>
                            </w:pPr>
                            <w:r>
                              <w:t xml:space="preserve">    return trend_data</w:t>
                            </w:r>
                          </w:p>
                        </w:txbxContent>
                      </wps:txbx>
                      <wps:bodyPr rot="0" vert="horz" wrap="square" lIns="91440" tIns="45720" rIns="91440" bIns="45720" anchor="t" anchorCtr="0" upright="1">
                        <a:noAutofit/>
                      </wps:bodyPr>
                    </wps:wsp>
                  </a:graphicData>
                </a:graphic>
              </wp:inline>
            </w:drawing>
          </mc:Choice>
          <mc:Fallback>
            <w:pict>
              <v:rect id="文本框 2" o:spid="_x0000_s1026" o:spt="1" style="height:302pt;width:467pt;" fillcolor="#FFFFFF" filled="t" stroked="t" coordsize="21600,21600" o:gfxdata="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R4sKa0wAAAAUBAAAPAAAAAAAAAAEAIAAAACIAAABkcnMvZG93&#10;bnJldi54bWxQSwECFAAUAAAACACHTuJAe4eCQj4CAACDBAAADgAAAAAAAAABACAAAAAiAQAAZHJz&#10;L2Uyb0RvYy54bWxQSwUGAAAAAAYABgBZAQAA0gUAAAAA&#10;">
                <v:fill on="t" focussize="0,0"/>
                <v:stroke color="#000000" miterlimit="8" joinstyle="miter"/>
                <v:imagedata o:title=""/>
                <o:lock v:ext="edit" aspectratio="f"/>
                <v:textbox>
                  <w:txbxContent>
                    <w:p w14:paraId="6ECF85E1">
                      <w:pPr>
                        <w:pStyle w:val="80"/>
                      </w:pPr>
                      <w:r>
                        <w:t>def analyze_sentiment_trend(reviews):</w:t>
                      </w:r>
                    </w:p>
                    <w:p w14:paraId="2A500426">
                      <w:pPr>
                        <w:pStyle w:val="80"/>
                      </w:pPr>
                      <w:r>
                        <w:rPr>
                          <w:rFonts w:hint="eastAsia"/>
                        </w:rPr>
                        <w:t xml:space="preserve">    # 按时间分组</w:t>
                      </w:r>
                    </w:p>
                    <w:p w14:paraId="5ABBDF93">
                      <w:pPr>
                        <w:pStyle w:val="80"/>
                      </w:pPr>
                      <w:r>
                        <w:t xml:space="preserve">    daily_sentiments = {}</w:t>
                      </w:r>
                    </w:p>
                    <w:p w14:paraId="747CE5F6">
                      <w:pPr>
                        <w:pStyle w:val="80"/>
                      </w:pPr>
                      <w:r>
                        <w:t xml:space="preserve">    for review in reviews:</w:t>
                      </w:r>
                    </w:p>
                    <w:p w14:paraId="768F0D38">
                      <w:pPr>
                        <w:pStyle w:val="80"/>
                      </w:pPr>
                      <w:r>
                        <w:t xml:space="preserve">        date = review['created_at'].date()</w:t>
                      </w:r>
                    </w:p>
                    <w:p w14:paraId="68FB0B1D">
                      <w:pPr>
                        <w:pStyle w:val="80"/>
                      </w:pPr>
                      <w:r>
                        <w:t xml:space="preserve">        if date not in daily_sentiments:</w:t>
                      </w:r>
                    </w:p>
                    <w:p w14:paraId="01E6356D">
                      <w:pPr>
                        <w:pStyle w:val="80"/>
                      </w:pPr>
                      <w:r>
                        <w:t xml:space="preserve">            daily_sentiments[date] = {'positive': 0, 'neutral': 0, 'negative': 0}</w:t>
                      </w:r>
                    </w:p>
                    <w:p w14:paraId="779C3A8F">
                      <w:pPr>
                        <w:pStyle w:val="80"/>
                      </w:pPr>
                      <w:r>
                        <w:t xml:space="preserve">        daily_sentiments[date][review['sentiment']] += 1</w:t>
                      </w:r>
                    </w:p>
                    <w:p w14:paraId="3F7F8759">
                      <w:pPr>
                        <w:pStyle w:val="80"/>
                      </w:pPr>
                      <w:r>
                        <w:t xml:space="preserve">    </w:t>
                      </w:r>
                    </w:p>
                    <w:p w14:paraId="1A78346E">
                      <w:pPr>
                        <w:pStyle w:val="80"/>
                      </w:pPr>
                      <w:r>
                        <w:rPr>
                          <w:rFonts w:hint="eastAsia"/>
                        </w:rPr>
                        <w:t xml:space="preserve">    # 转换为趋势数据</w:t>
                      </w:r>
                    </w:p>
                    <w:p w14:paraId="1080244C">
                      <w:pPr>
                        <w:pStyle w:val="80"/>
                      </w:pPr>
                      <w:r>
                        <w:t xml:space="preserve">    trend_data = []</w:t>
                      </w:r>
                    </w:p>
                    <w:p w14:paraId="1EFD4443">
                      <w:pPr>
                        <w:pStyle w:val="80"/>
                      </w:pPr>
                      <w:r>
                        <w:t xml:space="preserve">    for date, counts in sorted(daily_sentiments.items()):</w:t>
                      </w:r>
                    </w:p>
                    <w:p w14:paraId="75309135">
                      <w:pPr>
                        <w:pStyle w:val="80"/>
                      </w:pPr>
                      <w:r>
                        <w:t xml:space="preserve">        trend_data.append({</w:t>
                      </w:r>
                    </w:p>
                    <w:p w14:paraId="633F9A69">
                      <w:pPr>
                        <w:pStyle w:val="80"/>
                      </w:pPr>
                      <w:r>
                        <w:t xml:space="preserve">            'date': date,</w:t>
                      </w:r>
                    </w:p>
                    <w:p w14:paraId="1A13873D">
                      <w:pPr>
                        <w:pStyle w:val="80"/>
                      </w:pPr>
                      <w:r>
                        <w:t xml:space="preserve">            'positive': counts['positive'],</w:t>
                      </w:r>
                    </w:p>
                    <w:p w14:paraId="7A37E182">
                      <w:pPr>
                        <w:pStyle w:val="80"/>
                      </w:pPr>
                      <w:r>
                        <w:t xml:space="preserve">            'neutral': counts['neutral'],</w:t>
                      </w:r>
                    </w:p>
                    <w:p w14:paraId="4CD33AD3">
                      <w:pPr>
                        <w:pStyle w:val="80"/>
                      </w:pPr>
                      <w:r>
                        <w:t xml:space="preserve">            'negative': counts['negative']</w:t>
                      </w:r>
                    </w:p>
                    <w:p w14:paraId="5E84A191">
                      <w:pPr>
                        <w:pStyle w:val="80"/>
                      </w:pPr>
                      <w:r>
                        <w:t xml:space="preserve">        })</w:t>
                      </w:r>
                    </w:p>
                    <w:p w14:paraId="21372D9D">
                      <w:pPr>
                        <w:pStyle w:val="80"/>
                      </w:pPr>
                      <w:r>
                        <w:t xml:space="preserve">    </w:t>
                      </w:r>
                    </w:p>
                    <w:p w14:paraId="5CDDB620">
                      <w:pPr>
                        <w:pStyle w:val="80"/>
                      </w:pPr>
                      <w:r>
                        <w:t xml:space="preserve">    return trend_data</w:t>
                      </w:r>
                    </w:p>
                  </w:txbxContent>
                </v:textbox>
                <w10:wrap type="none"/>
                <w10:anchorlock/>
              </v:rect>
            </w:pict>
          </mc:Fallback>
        </mc:AlternateContent>
      </w:r>
    </w:p>
    <w:p w14:paraId="525F921A">
      <w:pPr>
        <w:rPr>
          <w:sz w:val="24"/>
          <w:szCs w:val="32"/>
        </w:rPr>
      </w:pPr>
    </w:p>
    <w:p w14:paraId="3774C251">
      <w:pPr>
        <w:keepNext/>
        <w:jc w:val="center"/>
      </w:pPr>
      <w:r>
        <w:drawing>
          <wp:inline distT="0" distB="0" distL="0" distR="0">
            <wp:extent cx="4145915" cy="3460750"/>
            <wp:effectExtent l="0" t="0" r="6985" b="6350"/>
            <wp:docPr id="1117664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64112" name="图片 1"/>
                    <pic:cNvPicPr>
                      <a:picLocks noChangeAspect="1"/>
                    </pic:cNvPicPr>
                  </pic:nvPicPr>
                  <pic:blipFill>
                    <a:blip r:embed="rId34"/>
                    <a:stretch>
                      <a:fillRect/>
                    </a:stretch>
                  </pic:blipFill>
                  <pic:spPr>
                    <a:xfrm>
                      <a:off x="0" y="0"/>
                      <a:ext cx="4150337" cy="3464012"/>
                    </a:xfrm>
                    <a:prstGeom prst="rect">
                      <a:avLst/>
                    </a:prstGeom>
                  </pic:spPr>
                </pic:pic>
              </a:graphicData>
            </a:graphic>
          </wp:inline>
        </w:drawing>
      </w:r>
    </w:p>
    <w:p w14:paraId="154F7339">
      <w:pPr>
        <w:pStyle w:val="9"/>
        <w:rPr>
          <w:sz w:val="24"/>
          <w:szCs w:val="32"/>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10</w:t>
      </w:r>
      <w:r>
        <w:fldChar w:fldCharType="end"/>
      </w:r>
      <w:r>
        <w:rPr>
          <w:rFonts w:hint="eastAsia"/>
        </w:rPr>
        <w:t xml:space="preserve"> 情感分布趋势可视化</w:t>
      </w:r>
    </w:p>
    <w:p w14:paraId="2404045C">
      <w:pPr>
        <w:pStyle w:val="59"/>
        <w:spacing w:before="291"/>
        <w:jc w:val="left"/>
      </w:pPr>
      <w:bookmarkStart w:id="76" w:name="_Toc195465463"/>
      <w:bookmarkStart w:id="77" w:name="_Toc195575034"/>
      <w:commentRangeStart w:id="30"/>
      <w:r>
        <w:rPr>
          <w:rFonts w:hint="eastAsia"/>
        </w:rPr>
        <w:t>词云图</w:t>
      </w:r>
      <w:bookmarkEnd w:id="76"/>
      <w:bookmarkEnd w:id="77"/>
    </w:p>
    <w:p w14:paraId="49280F2B">
      <w:pPr>
        <w:pStyle w:val="10"/>
        <w:ind w:firstLine="442"/>
      </w:pPr>
      <w:r>
        <w:rPr>
          <w:rFonts w:hint="eastAsia"/>
        </w:rPr>
        <w:t>词云图是一种直观展示文本中高频关键词的可视化技术。其生成过程主要涉及文本的预处理、词频统计和图像绘制等步骤。针对特定电影的所有评论（或者某个时间段内的评论），将其内容合并成一个大的文本字符串</w:t>
      </w:r>
      <w:commentRangeEnd w:id="30"/>
      <w:r>
        <w:rPr>
          <w:rStyle w:val="39"/>
          <w:rFonts w:ascii="Times New Roman" w:hAnsi="Times New Roman" w:cs="Times New Roman"/>
        </w:rPr>
        <w:commentReference w:id="30"/>
      </w:r>
      <w:r>
        <w:rPr>
          <w:rFonts w:hint="eastAsia"/>
        </w:rPr>
        <w:t>。接着，对这个合并后的文本进行4.4.2节所述的分词处理和停用词过滤，得到一个词语列表。然后使用Python的collections.Counter类频率即可得到一个词语到其频率的映射（字典）。最后通过利用wordcloud库来生成词云图像，初始化WordCloud对象时，需要配置多个参数，其中最关键的是font_path，必须指定一个包含所需中文字符的字体文件路径（如simhei.ttf, msyh.ttf等），否则中文将显示为乱码方框。实现核心代码如下：</w:t>
      </w:r>
    </w:p>
    <w:p w14:paraId="20DAC4FB">
      <w:pPr>
        <w:rPr>
          <w:sz w:val="24"/>
          <w:szCs w:val="32"/>
        </w:rPr>
      </w:pPr>
      <w:r>
        <w:rPr>
          <w:bCs/>
        </w:rPr>
        <mc:AlternateContent>
          <mc:Choice Requires="wps">
            <w:drawing>
              <wp:inline distT="0" distB="0" distL="0" distR="0">
                <wp:extent cx="5930900" cy="3257550"/>
                <wp:effectExtent l="0" t="0" r="12700" b="19050"/>
                <wp:docPr id="1006452486" name="文本框 2"/>
                <wp:cNvGraphicFramePr/>
                <a:graphic xmlns:a="http://schemas.openxmlformats.org/drawingml/2006/main">
                  <a:graphicData uri="http://schemas.microsoft.com/office/word/2010/wordprocessingShape">
                    <wps:wsp>
                      <wps:cNvSpPr>
                        <a:spLocks noChangeArrowheads="1"/>
                      </wps:cNvSpPr>
                      <wps:spPr>
                        <a:xfrm>
                          <a:off x="0" y="0"/>
                          <a:ext cx="5930900" cy="3257550"/>
                        </a:xfrm>
                        <a:prstGeom prst="rect">
                          <a:avLst/>
                        </a:prstGeom>
                        <a:solidFill>
                          <a:srgbClr val="FFFFFF"/>
                        </a:solidFill>
                        <a:ln w="9525" cmpd="sng">
                          <a:solidFill>
                            <a:srgbClr val="000000"/>
                          </a:solidFill>
                          <a:miter lim="800000"/>
                        </a:ln>
                      </wps:spPr>
                      <wps:txbx>
                        <w:txbxContent>
                          <w:p w14:paraId="76852F36">
                            <w:pPr>
                              <w:pStyle w:val="80"/>
                            </w:pPr>
                            <w:r>
                              <w:t>def generate_word_cloud(reviews):</w:t>
                            </w:r>
                          </w:p>
                          <w:p w14:paraId="6E7132D6">
                            <w:pPr>
                              <w:pStyle w:val="80"/>
                            </w:pPr>
                            <w:r>
                              <w:rPr>
                                <w:rFonts w:hint="eastAsia"/>
                              </w:rPr>
                              <w:t xml:space="preserve">    # 合并所有评论</w:t>
                            </w:r>
                          </w:p>
                          <w:p w14:paraId="07B81E47">
                            <w:pPr>
                              <w:pStyle w:val="80"/>
                            </w:pPr>
                            <w:r>
                              <w:t xml:space="preserve">    all_text = ' '.join([review['content'] for review in reviews])</w:t>
                            </w:r>
                          </w:p>
                          <w:p w14:paraId="3D6E37E0">
                            <w:pPr>
                              <w:pStyle w:val="80"/>
                            </w:pPr>
                            <w:r>
                              <w:rPr>
                                <w:rFonts w:hint="eastAsia"/>
                              </w:rPr>
                              <w:t xml:space="preserve">    # 分词</w:t>
                            </w:r>
                          </w:p>
                          <w:p w14:paraId="48625B0D">
                            <w:pPr>
                              <w:pStyle w:val="80"/>
                            </w:pPr>
                            <w:r>
                              <w:t xml:space="preserve">    words = tokenize_text(all_text)</w:t>
                            </w:r>
                          </w:p>
                          <w:p w14:paraId="004BD0ED">
                            <w:pPr>
                              <w:pStyle w:val="80"/>
                            </w:pPr>
                            <w:r>
                              <w:rPr>
                                <w:rFonts w:hint="eastAsia"/>
                              </w:rPr>
                              <w:t xml:space="preserve">    # 统计词频</w:t>
                            </w:r>
                          </w:p>
                          <w:p w14:paraId="779AC758">
                            <w:pPr>
                              <w:pStyle w:val="80"/>
                            </w:pPr>
                            <w:r>
                              <w:t xml:space="preserve">    word_freq = Counter(words)</w:t>
                            </w:r>
                          </w:p>
                          <w:p w14:paraId="07DE8478">
                            <w:pPr>
                              <w:pStyle w:val="80"/>
                            </w:pPr>
                            <w:r>
                              <w:rPr>
                                <w:rFonts w:hint="eastAsia"/>
                              </w:rPr>
                              <w:t xml:space="preserve">    # 生成词云</w:t>
                            </w:r>
                          </w:p>
                          <w:p w14:paraId="7E8C9714">
                            <w:pPr>
                              <w:pStyle w:val="80"/>
                            </w:pPr>
                            <w:r>
                              <w:t xml:space="preserve">    wc = WordCloud(</w:t>
                            </w:r>
                          </w:p>
                          <w:p w14:paraId="728CCFE6">
                            <w:pPr>
                              <w:pStyle w:val="80"/>
                            </w:pPr>
                            <w:r>
                              <w:t xml:space="preserve">        font_path='simhei.ttf',</w:t>
                            </w:r>
                          </w:p>
                          <w:p w14:paraId="1F10B1A7">
                            <w:pPr>
                              <w:pStyle w:val="80"/>
                            </w:pPr>
                            <w:r>
                              <w:t xml:space="preserve">        width=800,</w:t>
                            </w:r>
                          </w:p>
                          <w:p w14:paraId="5E7C1A53">
                            <w:pPr>
                              <w:pStyle w:val="80"/>
                            </w:pPr>
                            <w:r>
                              <w:t xml:space="preserve">        height=400,</w:t>
                            </w:r>
                          </w:p>
                          <w:p w14:paraId="5A0AC701">
                            <w:pPr>
                              <w:pStyle w:val="80"/>
                            </w:pPr>
                            <w:r>
                              <w:t xml:space="preserve">        background_color='white'</w:t>
                            </w:r>
                          </w:p>
                          <w:p w14:paraId="6A815DEF">
                            <w:pPr>
                              <w:pStyle w:val="80"/>
                            </w:pPr>
                            <w:r>
                              <w:t xml:space="preserve">    )</w:t>
                            </w:r>
                          </w:p>
                          <w:p w14:paraId="7FFD7B3A">
                            <w:pPr>
                              <w:pStyle w:val="80"/>
                            </w:pPr>
                            <w:r>
                              <w:t xml:space="preserve">    wc.generate_from_frequencies(word_freq)</w:t>
                            </w:r>
                          </w:p>
                          <w:p w14:paraId="3A6D655E">
                            <w:pPr>
                              <w:pStyle w:val="80"/>
                            </w:pPr>
                            <w:r>
                              <w:t xml:space="preserve">    </w:t>
                            </w:r>
                          </w:p>
                          <w:p w14:paraId="11D6A663">
                            <w:pPr>
                              <w:pStyle w:val="80"/>
                            </w:pPr>
                            <w:r>
                              <w:t xml:space="preserve">    return wc.to_image()</w:t>
                            </w:r>
                          </w:p>
                        </w:txbxContent>
                      </wps:txbx>
                      <wps:bodyPr rot="0" vert="horz" wrap="square" lIns="91440" tIns="45720" rIns="91440" bIns="45720" anchor="t" anchorCtr="0" upright="1">
                        <a:noAutofit/>
                      </wps:bodyPr>
                    </wps:wsp>
                  </a:graphicData>
                </a:graphic>
              </wp:inline>
            </w:drawing>
          </mc:Choice>
          <mc:Fallback>
            <w:pict>
              <v:rect id="文本框 2" o:spid="_x0000_s1026" o:spt="1" style="height:256.5pt;width:467pt;" fillcolor="#FFFFFF" filled="t" stroked="t" coordsize="21600,21600" o:gfxdata="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&#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xqJN3UAAAABQEAAA8AAAAAAAAAAQAgAAAAIgAAAGRy&#10;cy9kb3ducmV2LnhtbFBLAQIUABQAAAAIAIdO4kDv29i+QgIAAIQEAAAOAAAAAAAAAAEAIAAAACMB&#10;AABkcnMvZTJvRG9jLnhtbFBLBQYAAAAABgAGAFkBAADXBQAAAAA=&#10;">
                <v:fill on="t" focussize="0,0"/>
                <v:stroke color="#000000" miterlimit="8" joinstyle="miter"/>
                <v:imagedata o:title=""/>
                <o:lock v:ext="edit" aspectratio="f"/>
                <v:textbox>
                  <w:txbxContent>
                    <w:p w14:paraId="76852F36">
                      <w:pPr>
                        <w:pStyle w:val="80"/>
                      </w:pPr>
                      <w:r>
                        <w:t>def generate_word_cloud(reviews):</w:t>
                      </w:r>
                    </w:p>
                    <w:p w14:paraId="6E7132D6">
                      <w:pPr>
                        <w:pStyle w:val="80"/>
                      </w:pPr>
                      <w:r>
                        <w:rPr>
                          <w:rFonts w:hint="eastAsia"/>
                        </w:rPr>
                        <w:t xml:space="preserve">    # 合并所有评论</w:t>
                      </w:r>
                    </w:p>
                    <w:p w14:paraId="07B81E47">
                      <w:pPr>
                        <w:pStyle w:val="80"/>
                      </w:pPr>
                      <w:r>
                        <w:t xml:space="preserve">    all_text = ' '.join([review['content'] for review in reviews])</w:t>
                      </w:r>
                    </w:p>
                    <w:p w14:paraId="3D6E37E0">
                      <w:pPr>
                        <w:pStyle w:val="80"/>
                      </w:pPr>
                      <w:r>
                        <w:rPr>
                          <w:rFonts w:hint="eastAsia"/>
                        </w:rPr>
                        <w:t xml:space="preserve">    # 分词</w:t>
                      </w:r>
                    </w:p>
                    <w:p w14:paraId="48625B0D">
                      <w:pPr>
                        <w:pStyle w:val="80"/>
                      </w:pPr>
                      <w:r>
                        <w:t xml:space="preserve">    words = tokenize_text(all_text)</w:t>
                      </w:r>
                    </w:p>
                    <w:p w14:paraId="004BD0ED">
                      <w:pPr>
                        <w:pStyle w:val="80"/>
                      </w:pPr>
                      <w:r>
                        <w:rPr>
                          <w:rFonts w:hint="eastAsia"/>
                        </w:rPr>
                        <w:t xml:space="preserve">    # 统计词频</w:t>
                      </w:r>
                    </w:p>
                    <w:p w14:paraId="779AC758">
                      <w:pPr>
                        <w:pStyle w:val="80"/>
                      </w:pPr>
                      <w:r>
                        <w:t xml:space="preserve">    word_freq = Counter(words)</w:t>
                      </w:r>
                    </w:p>
                    <w:p w14:paraId="07DE8478">
                      <w:pPr>
                        <w:pStyle w:val="80"/>
                      </w:pPr>
                      <w:r>
                        <w:rPr>
                          <w:rFonts w:hint="eastAsia"/>
                        </w:rPr>
                        <w:t xml:space="preserve">    # 生成词云</w:t>
                      </w:r>
                    </w:p>
                    <w:p w14:paraId="7E8C9714">
                      <w:pPr>
                        <w:pStyle w:val="80"/>
                      </w:pPr>
                      <w:r>
                        <w:t xml:space="preserve">    wc = WordCloud(</w:t>
                      </w:r>
                    </w:p>
                    <w:p w14:paraId="728CCFE6">
                      <w:pPr>
                        <w:pStyle w:val="80"/>
                      </w:pPr>
                      <w:r>
                        <w:t xml:space="preserve">        font_path='simhei.ttf',</w:t>
                      </w:r>
                    </w:p>
                    <w:p w14:paraId="1F10B1A7">
                      <w:pPr>
                        <w:pStyle w:val="80"/>
                      </w:pPr>
                      <w:r>
                        <w:t xml:space="preserve">        width=800,</w:t>
                      </w:r>
                    </w:p>
                    <w:p w14:paraId="5E7C1A53">
                      <w:pPr>
                        <w:pStyle w:val="80"/>
                      </w:pPr>
                      <w:r>
                        <w:t xml:space="preserve">        height=400,</w:t>
                      </w:r>
                    </w:p>
                    <w:p w14:paraId="5A0AC701">
                      <w:pPr>
                        <w:pStyle w:val="80"/>
                      </w:pPr>
                      <w:r>
                        <w:t xml:space="preserve">        background_color='white'</w:t>
                      </w:r>
                    </w:p>
                    <w:p w14:paraId="6A815DEF">
                      <w:pPr>
                        <w:pStyle w:val="80"/>
                      </w:pPr>
                      <w:r>
                        <w:t xml:space="preserve">    )</w:t>
                      </w:r>
                    </w:p>
                    <w:p w14:paraId="7FFD7B3A">
                      <w:pPr>
                        <w:pStyle w:val="80"/>
                      </w:pPr>
                      <w:r>
                        <w:t xml:space="preserve">    wc.generate_from_frequencies(word_freq)</w:t>
                      </w:r>
                    </w:p>
                    <w:p w14:paraId="3A6D655E">
                      <w:pPr>
                        <w:pStyle w:val="80"/>
                      </w:pPr>
                      <w:r>
                        <w:t xml:space="preserve">    </w:t>
                      </w:r>
                    </w:p>
                    <w:p w14:paraId="11D6A663">
                      <w:pPr>
                        <w:pStyle w:val="80"/>
                      </w:pPr>
                      <w:r>
                        <w:t xml:space="preserve">    return wc.to_image()</w:t>
                      </w:r>
                    </w:p>
                  </w:txbxContent>
                </v:textbox>
                <w10:wrap type="none"/>
                <w10:anchorlock/>
              </v:rect>
            </w:pict>
          </mc:Fallback>
        </mc:AlternateContent>
      </w:r>
    </w:p>
    <w:p w14:paraId="03C39B4B">
      <w:pPr>
        <w:keepNext/>
        <w:jc w:val="center"/>
      </w:pPr>
      <w:r>
        <w:drawing>
          <wp:inline distT="0" distB="0" distL="0" distR="0">
            <wp:extent cx="3301365" cy="2755900"/>
            <wp:effectExtent l="0" t="0" r="0" b="6350"/>
            <wp:docPr id="299358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58378" name="图片 1"/>
                    <pic:cNvPicPr>
                      <a:picLocks noChangeAspect="1"/>
                    </pic:cNvPicPr>
                  </pic:nvPicPr>
                  <pic:blipFill>
                    <a:blip r:embed="rId35"/>
                    <a:stretch>
                      <a:fillRect/>
                    </a:stretch>
                  </pic:blipFill>
                  <pic:spPr>
                    <a:xfrm>
                      <a:off x="0" y="0"/>
                      <a:ext cx="3310614" cy="2763151"/>
                    </a:xfrm>
                    <a:prstGeom prst="rect">
                      <a:avLst/>
                    </a:prstGeom>
                  </pic:spPr>
                </pic:pic>
              </a:graphicData>
            </a:graphic>
          </wp:inline>
        </w:drawing>
      </w:r>
    </w:p>
    <w:p w14:paraId="02293204">
      <w:pPr>
        <w:pStyle w:val="9"/>
        <w:rPr>
          <w:sz w:val="24"/>
          <w:szCs w:val="32"/>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11</w:t>
      </w:r>
      <w:r>
        <w:fldChar w:fldCharType="end"/>
      </w:r>
      <w:r>
        <w:rPr>
          <w:rFonts w:hint="eastAsia"/>
        </w:rPr>
        <w:t xml:space="preserve"> 评论词云图可视化</w:t>
      </w:r>
    </w:p>
    <w:p w14:paraId="0170658D">
      <w:pPr>
        <w:jc w:val="center"/>
        <w:rPr>
          <w:sz w:val="24"/>
          <w:szCs w:val="32"/>
        </w:rPr>
      </w:pPr>
    </w:p>
    <w:p w14:paraId="4FF47823">
      <w:pPr>
        <w:pStyle w:val="56"/>
        <w:jc w:val="left"/>
      </w:pPr>
      <w:bookmarkStart w:id="78" w:name="_Toc195465464"/>
      <w:bookmarkStart w:id="79" w:name="_Toc195575035"/>
      <w:r>
        <w:rPr>
          <w:rFonts w:hint="eastAsia"/>
        </w:rPr>
        <w:t>用户模块实现</w:t>
      </w:r>
      <w:bookmarkEnd w:id="78"/>
      <w:bookmarkEnd w:id="79"/>
    </w:p>
    <w:p w14:paraId="70B1C41A">
      <w:pPr>
        <w:pStyle w:val="59"/>
        <w:spacing w:before="291"/>
        <w:jc w:val="left"/>
      </w:pPr>
      <w:bookmarkStart w:id="80" w:name="_Toc195575036"/>
      <w:bookmarkStart w:id="81" w:name="_Toc195465465"/>
      <w:r>
        <w:rPr>
          <w:rFonts w:hint="eastAsia"/>
        </w:rPr>
        <w:t>管理员页面实现</w:t>
      </w:r>
      <w:bookmarkEnd w:id="80"/>
      <w:bookmarkEnd w:id="81"/>
      <w:commentRangeStart w:id="31"/>
    </w:p>
    <w:p w14:paraId="6EBD0E08">
      <w:pPr>
        <w:pStyle w:val="10"/>
        <w:ind w:firstLine="442"/>
      </w:pPr>
      <w:r>
        <w:rPr>
          <w:rFonts w:hint="eastAsia"/>
        </w:rPr>
        <w:t>管理员页面使用Ant Design布局，包括侧边栏导航、图标集成、路由视图、响应式设计。页面包括用户管理，用户活跃度分析，电影数据编辑等。</w:t>
      </w:r>
      <w:commentRangeEnd w:id="31"/>
      <w:r>
        <w:rPr>
          <w:rStyle w:val="39"/>
          <w:rFonts w:ascii="Times New Roman" w:hAnsi="Times New Roman" w:cs="Times New Roman"/>
        </w:rPr>
        <w:commentReference w:id="31"/>
      </w:r>
    </w:p>
    <w:p w14:paraId="65D03B05">
      <w:pPr>
        <w:rPr>
          <w:sz w:val="24"/>
          <w:szCs w:val="32"/>
        </w:rPr>
      </w:pPr>
      <w:r>
        <w:rPr>
          <w:bCs/>
        </w:rPr>
        <mc:AlternateContent>
          <mc:Choice Requires="wps">
            <w:drawing>
              <wp:inline distT="0" distB="0" distL="0" distR="0">
                <wp:extent cx="5930900" cy="5308600"/>
                <wp:effectExtent l="0" t="0" r="12700" b="25400"/>
                <wp:docPr id="2088992499" name="文本框 2"/>
                <wp:cNvGraphicFramePr/>
                <a:graphic xmlns:a="http://schemas.openxmlformats.org/drawingml/2006/main">
                  <a:graphicData uri="http://schemas.microsoft.com/office/word/2010/wordprocessingShape">
                    <wps:wsp>
                      <wps:cNvSpPr>
                        <a:spLocks noChangeArrowheads="1"/>
                      </wps:cNvSpPr>
                      <wps:spPr>
                        <a:xfrm>
                          <a:off x="0" y="0"/>
                          <a:ext cx="5930900" cy="5308600"/>
                        </a:xfrm>
                        <a:prstGeom prst="rect">
                          <a:avLst/>
                        </a:prstGeom>
                        <a:solidFill>
                          <a:srgbClr val="FFFFFF"/>
                        </a:solidFill>
                        <a:ln w="9525" cmpd="sng">
                          <a:solidFill>
                            <a:srgbClr val="000000"/>
                          </a:solidFill>
                          <a:miter lim="800000"/>
                        </a:ln>
                      </wps:spPr>
                      <wps:txbx>
                        <w:txbxContent>
                          <w:p w14:paraId="5DC484A5">
                            <w:pPr>
                              <w:pStyle w:val="80"/>
                            </w:pPr>
                            <w:r>
                              <w:t>&lt;!-- AdminLayout.vue --&gt;</w:t>
                            </w:r>
                          </w:p>
                          <w:p w14:paraId="57219737">
                            <w:pPr>
                              <w:pStyle w:val="80"/>
                            </w:pPr>
                            <w:r>
                              <w:t>&lt;template&gt;</w:t>
                            </w:r>
                          </w:p>
                          <w:p w14:paraId="3EB2FAB0">
                            <w:pPr>
                              <w:pStyle w:val="80"/>
                            </w:pPr>
                            <w:r>
                              <w:t xml:space="preserve">  &lt;a-layout&gt;</w:t>
                            </w:r>
                          </w:p>
                          <w:p w14:paraId="73480661">
                            <w:pPr>
                              <w:pStyle w:val="80"/>
                            </w:pPr>
                            <w:r>
                              <w:t xml:space="preserve">    &lt;a-layout-sider&gt;</w:t>
                            </w:r>
                          </w:p>
                          <w:p w14:paraId="2D29AC47">
                            <w:pPr>
                              <w:pStyle w:val="80"/>
                            </w:pPr>
                            <w:r>
                              <w:t xml:space="preserve">      &lt;a-menu</w:t>
                            </w:r>
                          </w:p>
                          <w:p w14:paraId="32C2EF25">
                            <w:pPr>
                              <w:pStyle w:val="80"/>
                            </w:pPr>
                            <w:r>
                              <w:t xml:space="preserve">        mode="inline"</w:t>
                            </w:r>
                          </w:p>
                          <w:p w14:paraId="7B5D1FA0">
                            <w:pPr>
                              <w:pStyle w:val="80"/>
                            </w:pPr>
                            <w:r>
                              <w:t xml:space="preserve">        :selectedKeys="selectedKeys"</w:t>
                            </w:r>
                          </w:p>
                          <w:p w14:paraId="3E933E60">
                            <w:pPr>
                              <w:pStyle w:val="80"/>
                            </w:pPr>
                            <w:r>
                              <w:t xml:space="preserve">        @click="handleMenuClick"</w:t>
                            </w:r>
                          </w:p>
                          <w:p w14:paraId="31CCCF74">
                            <w:pPr>
                              <w:pStyle w:val="80"/>
                            </w:pPr>
                            <w:r>
                              <w:t xml:space="preserve">      &gt;</w:t>
                            </w:r>
                          </w:p>
                          <w:p w14:paraId="193F622B">
                            <w:pPr>
                              <w:pStyle w:val="80"/>
                            </w:pPr>
                            <w:r>
                              <w:t xml:space="preserve">        &lt;a-menu-item key="users"&gt;</w:t>
                            </w:r>
                          </w:p>
                          <w:p w14:paraId="2FA5DAF9">
                            <w:pPr>
                              <w:pStyle w:val="80"/>
                            </w:pPr>
                            <w:r>
                              <w:t xml:space="preserve">          &lt;user-outlined /&gt;</w:t>
                            </w:r>
                          </w:p>
                          <w:p w14:paraId="08CE43A6">
                            <w:pPr>
                              <w:pStyle w:val="80"/>
                            </w:pPr>
                            <w:r>
                              <w:rPr>
                                <w:rFonts w:hint="eastAsia"/>
                              </w:rPr>
                              <w:t xml:space="preserve">          &lt;span&gt;用户管理&lt;/span&gt;</w:t>
                            </w:r>
                          </w:p>
                          <w:p w14:paraId="6C05EBD4">
                            <w:pPr>
                              <w:pStyle w:val="80"/>
                            </w:pPr>
                            <w:r>
                              <w:t xml:space="preserve">        &lt;/a-menu-item&gt;</w:t>
                            </w:r>
                          </w:p>
                          <w:p w14:paraId="3A350A85">
                            <w:pPr>
                              <w:pStyle w:val="80"/>
                            </w:pPr>
                            <w:r>
                              <w:t xml:space="preserve">        &lt;a-menu-item key="movies"&gt;</w:t>
                            </w:r>
                          </w:p>
                          <w:p w14:paraId="1FE15660">
                            <w:pPr>
                              <w:pStyle w:val="80"/>
                            </w:pPr>
                            <w:r>
                              <w:t xml:space="preserve">          &lt;video-camera-outlined /&gt;</w:t>
                            </w:r>
                          </w:p>
                          <w:p w14:paraId="22BB7459">
                            <w:pPr>
                              <w:pStyle w:val="80"/>
                            </w:pPr>
                            <w:r>
                              <w:rPr>
                                <w:rFonts w:hint="eastAsia"/>
                              </w:rPr>
                              <w:t xml:space="preserve">          &lt;span&gt;电影管理&lt;/span&gt;</w:t>
                            </w:r>
                          </w:p>
                          <w:p w14:paraId="0C6B3B26">
                            <w:pPr>
                              <w:pStyle w:val="80"/>
                            </w:pPr>
                            <w:r>
                              <w:t xml:space="preserve">        &lt;/a-menu-item&gt;</w:t>
                            </w:r>
                          </w:p>
                          <w:p w14:paraId="08C8D8DB">
                            <w:pPr>
                              <w:pStyle w:val="80"/>
                            </w:pPr>
                            <w:r>
                              <w:t xml:space="preserve">        &lt;a-menu-item key="analytics"&gt;</w:t>
                            </w:r>
                          </w:p>
                          <w:p w14:paraId="1C33F7F1">
                            <w:pPr>
                              <w:pStyle w:val="80"/>
                            </w:pPr>
                            <w:r>
                              <w:t xml:space="preserve">          &lt;bar-chart-outlined /&gt;</w:t>
                            </w:r>
                          </w:p>
                          <w:p w14:paraId="10BB9CBD">
                            <w:pPr>
                              <w:pStyle w:val="80"/>
                            </w:pPr>
                            <w:r>
                              <w:rPr>
                                <w:rFonts w:hint="eastAsia"/>
                              </w:rPr>
                              <w:t xml:space="preserve">          &lt;span&gt;数据分析&lt;/span&gt;</w:t>
                            </w:r>
                          </w:p>
                          <w:p w14:paraId="0878BD61">
                            <w:pPr>
                              <w:pStyle w:val="80"/>
                            </w:pPr>
                            <w:r>
                              <w:t xml:space="preserve">        &lt;/a-menu-item&gt;</w:t>
                            </w:r>
                          </w:p>
                          <w:p w14:paraId="1B05E6FE">
                            <w:pPr>
                              <w:pStyle w:val="80"/>
                            </w:pPr>
                            <w:r>
                              <w:t xml:space="preserve">      &lt;/a-menu&gt;</w:t>
                            </w:r>
                          </w:p>
                          <w:p w14:paraId="4C7B4CF4">
                            <w:pPr>
                              <w:pStyle w:val="80"/>
                            </w:pPr>
                            <w:r>
                              <w:t xml:space="preserve">    &lt;/a-layout-sider&gt;</w:t>
                            </w:r>
                          </w:p>
                          <w:p w14:paraId="31440CB3">
                            <w:pPr>
                              <w:pStyle w:val="80"/>
                            </w:pPr>
                            <w:r>
                              <w:t xml:space="preserve">    &lt;a-layout-content&gt;</w:t>
                            </w:r>
                          </w:p>
                          <w:p w14:paraId="1AA803A0">
                            <w:pPr>
                              <w:pStyle w:val="80"/>
                            </w:pPr>
                            <w:r>
                              <w:t xml:space="preserve">      &lt;router-view /&gt;</w:t>
                            </w:r>
                          </w:p>
                          <w:p w14:paraId="3A9FC760">
                            <w:pPr>
                              <w:pStyle w:val="80"/>
                            </w:pPr>
                            <w:r>
                              <w:t xml:space="preserve">    &lt;/a-layout-content&gt;</w:t>
                            </w:r>
                          </w:p>
                          <w:p w14:paraId="1EB074D6">
                            <w:pPr>
                              <w:pStyle w:val="80"/>
                            </w:pPr>
                            <w:r>
                              <w:t xml:space="preserve">  &lt;/a-layout&gt;</w:t>
                            </w:r>
                          </w:p>
                          <w:p w14:paraId="727EE9BD">
                            <w:pPr>
                              <w:pStyle w:val="80"/>
                            </w:pPr>
                            <w:r>
                              <w:t>&lt;/template&gt;</w:t>
                            </w:r>
                          </w:p>
                        </w:txbxContent>
                      </wps:txbx>
                      <wps:bodyPr rot="0" vert="horz" wrap="square" lIns="91440" tIns="45720" rIns="91440" bIns="45720" anchor="t" anchorCtr="0" upright="1">
                        <a:noAutofit/>
                      </wps:bodyPr>
                    </wps:wsp>
                  </a:graphicData>
                </a:graphic>
              </wp:inline>
            </w:drawing>
          </mc:Choice>
          <mc:Fallback>
            <w:pict>
              <v:rect id="文本框 2" o:spid="_x0000_s1026" o:spt="1" style="height:418pt;width:467pt;" fillcolor="#FFFFFF" filled="t" stroked="t" coordsize="21600,21600" o:gfxdata="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P5qoODUAAAABQEAAA8AAAAAAAAAAQAgAAAAIgAAAGRycy9k&#10;b3ducmV2LnhtbFBLAQIUABQAAAAIAIdO4kAh8O0ZPwIAAIQEAAAOAAAAAAAAAAEAIAAAACMBAABk&#10;cnMvZTJvRG9jLnhtbFBLBQYAAAAABgAGAFkBAADUBQAAAAA=&#10;">
                <v:fill on="t" focussize="0,0"/>
                <v:stroke color="#000000" miterlimit="8" joinstyle="miter"/>
                <v:imagedata o:title=""/>
                <o:lock v:ext="edit" aspectratio="f"/>
                <v:textbox>
                  <w:txbxContent>
                    <w:p w14:paraId="5DC484A5">
                      <w:pPr>
                        <w:pStyle w:val="80"/>
                      </w:pPr>
                      <w:r>
                        <w:t>&lt;!-- AdminLayout.vue --&gt;</w:t>
                      </w:r>
                    </w:p>
                    <w:p w14:paraId="57219737">
                      <w:pPr>
                        <w:pStyle w:val="80"/>
                      </w:pPr>
                      <w:r>
                        <w:t>&lt;template&gt;</w:t>
                      </w:r>
                    </w:p>
                    <w:p w14:paraId="3EB2FAB0">
                      <w:pPr>
                        <w:pStyle w:val="80"/>
                      </w:pPr>
                      <w:r>
                        <w:t xml:space="preserve">  &lt;a-layout&gt;</w:t>
                      </w:r>
                    </w:p>
                    <w:p w14:paraId="73480661">
                      <w:pPr>
                        <w:pStyle w:val="80"/>
                      </w:pPr>
                      <w:r>
                        <w:t xml:space="preserve">    &lt;a-layout-sider&gt;</w:t>
                      </w:r>
                    </w:p>
                    <w:p w14:paraId="2D29AC47">
                      <w:pPr>
                        <w:pStyle w:val="80"/>
                      </w:pPr>
                      <w:r>
                        <w:t xml:space="preserve">      &lt;a-menu</w:t>
                      </w:r>
                    </w:p>
                    <w:p w14:paraId="32C2EF25">
                      <w:pPr>
                        <w:pStyle w:val="80"/>
                      </w:pPr>
                      <w:r>
                        <w:t xml:space="preserve">        mode="inline"</w:t>
                      </w:r>
                    </w:p>
                    <w:p w14:paraId="7B5D1FA0">
                      <w:pPr>
                        <w:pStyle w:val="80"/>
                      </w:pPr>
                      <w:r>
                        <w:t xml:space="preserve">        :selectedKeys="selectedKeys"</w:t>
                      </w:r>
                    </w:p>
                    <w:p w14:paraId="3E933E60">
                      <w:pPr>
                        <w:pStyle w:val="80"/>
                      </w:pPr>
                      <w:r>
                        <w:t xml:space="preserve">        @click="handleMenuClick"</w:t>
                      </w:r>
                    </w:p>
                    <w:p w14:paraId="31CCCF74">
                      <w:pPr>
                        <w:pStyle w:val="80"/>
                      </w:pPr>
                      <w:r>
                        <w:t xml:space="preserve">      &gt;</w:t>
                      </w:r>
                    </w:p>
                    <w:p w14:paraId="193F622B">
                      <w:pPr>
                        <w:pStyle w:val="80"/>
                      </w:pPr>
                      <w:r>
                        <w:t xml:space="preserve">        &lt;a-menu-item key="users"&gt;</w:t>
                      </w:r>
                    </w:p>
                    <w:p w14:paraId="2FA5DAF9">
                      <w:pPr>
                        <w:pStyle w:val="80"/>
                      </w:pPr>
                      <w:r>
                        <w:t xml:space="preserve">          &lt;user-outlined /&gt;</w:t>
                      </w:r>
                    </w:p>
                    <w:p w14:paraId="08CE43A6">
                      <w:pPr>
                        <w:pStyle w:val="80"/>
                      </w:pPr>
                      <w:r>
                        <w:rPr>
                          <w:rFonts w:hint="eastAsia"/>
                        </w:rPr>
                        <w:t xml:space="preserve">          &lt;span&gt;用户管理&lt;/span&gt;</w:t>
                      </w:r>
                    </w:p>
                    <w:p w14:paraId="6C05EBD4">
                      <w:pPr>
                        <w:pStyle w:val="80"/>
                      </w:pPr>
                      <w:r>
                        <w:t xml:space="preserve">        &lt;/a-menu-item&gt;</w:t>
                      </w:r>
                    </w:p>
                    <w:p w14:paraId="3A350A85">
                      <w:pPr>
                        <w:pStyle w:val="80"/>
                      </w:pPr>
                      <w:r>
                        <w:t xml:space="preserve">        &lt;a-menu-item key="movies"&gt;</w:t>
                      </w:r>
                    </w:p>
                    <w:p w14:paraId="1FE15660">
                      <w:pPr>
                        <w:pStyle w:val="80"/>
                      </w:pPr>
                      <w:r>
                        <w:t xml:space="preserve">          &lt;video-camera-outlined /&gt;</w:t>
                      </w:r>
                    </w:p>
                    <w:p w14:paraId="22BB7459">
                      <w:pPr>
                        <w:pStyle w:val="80"/>
                      </w:pPr>
                      <w:r>
                        <w:rPr>
                          <w:rFonts w:hint="eastAsia"/>
                        </w:rPr>
                        <w:t xml:space="preserve">          &lt;span&gt;电影管理&lt;/span&gt;</w:t>
                      </w:r>
                    </w:p>
                    <w:p w14:paraId="0C6B3B26">
                      <w:pPr>
                        <w:pStyle w:val="80"/>
                      </w:pPr>
                      <w:r>
                        <w:t xml:space="preserve">        &lt;/a-menu-item&gt;</w:t>
                      </w:r>
                    </w:p>
                    <w:p w14:paraId="08C8D8DB">
                      <w:pPr>
                        <w:pStyle w:val="80"/>
                      </w:pPr>
                      <w:r>
                        <w:t xml:space="preserve">        &lt;a-menu-item key="analytics"&gt;</w:t>
                      </w:r>
                    </w:p>
                    <w:p w14:paraId="1C33F7F1">
                      <w:pPr>
                        <w:pStyle w:val="80"/>
                      </w:pPr>
                      <w:r>
                        <w:t xml:space="preserve">          &lt;bar-chart-outlined /&gt;</w:t>
                      </w:r>
                    </w:p>
                    <w:p w14:paraId="10BB9CBD">
                      <w:pPr>
                        <w:pStyle w:val="80"/>
                      </w:pPr>
                      <w:r>
                        <w:rPr>
                          <w:rFonts w:hint="eastAsia"/>
                        </w:rPr>
                        <w:t xml:space="preserve">          &lt;span&gt;数据分析&lt;/span&gt;</w:t>
                      </w:r>
                    </w:p>
                    <w:p w14:paraId="0878BD61">
                      <w:pPr>
                        <w:pStyle w:val="80"/>
                      </w:pPr>
                      <w:r>
                        <w:t xml:space="preserve">        &lt;/a-menu-item&gt;</w:t>
                      </w:r>
                    </w:p>
                    <w:p w14:paraId="1B05E6FE">
                      <w:pPr>
                        <w:pStyle w:val="80"/>
                      </w:pPr>
                      <w:r>
                        <w:t xml:space="preserve">      &lt;/a-menu&gt;</w:t>
                      </w:r>
                    </w:p>
                    <w:p w14:paraId="4C7B4CF4">
                      <w:pPr>
                        <w:pStyle w:val="80"/>
                      </w:pPr>
                      <w:r>
                        <w:t xml:space="preserve">    &lt;/a-layout-sider&gt;</w:t>
                      </w:r>
                    </w:p>
                    <w:p w14:paraId="31440CB3">
                      <w:pPr>
                        <w:pStyle w:val="80"/>
                      </w:pPr>
                      <w:r>
                        <w:t xml:space="preserve">    &lt;a-layout-content&gt;</w:t>
                      </w:r>
                    </w:p>
                    <w:p w14:paraId="1AA803A0">
                      <w:pPr>
                        <w:pStyle w:val="80"/>
                      </w:pPr>
                      <w:r>
                        <w:t xml:space="preserve">      &lt;router-view /&gt;</w:t>
                      </w:r>
                    </w:p>
                    <w:p w14:paraId="3A9FC760">
                      <w:pPr>
                        <w:pStyle w:val="80"/>
                      </w:pPr>
                      <w:r>
                        <w:t xml:space="preserve">    &lt;/a-layout-content&gt;</w:t>
                      </w:r>
                    </w:p>
                    <w:p w14:paraId="1EB074D6">
                      <w:pPr>
                        <w:pStyle w:val="80"/>
                      </w:pPr>
                      <w:r>
                        <w:t xml:space="preserve">  &lt;/a-layout&gt;</w:t>
                      </w:r>
                    </w:p>
                    <w:p w14:paraId="727EE9BD">
                      <w:pPr>
                        <w:pStyle w:val="80"/>
                      </w:pPr>
                      <w:r>
                        <w:t>&lt;/template&gt;</w:t>
                      </w:r>
                    </w:p>
                  </w:txbxContent>
                </v:textbox>
                <w10:wrap type="none"/>
                <w10:anchorlock/>
              </v:rect>
            </w:pict>
          </mc:Fallback>
        </mc:AlternateContent>
      </w:r>
    </w:p>
    <w:p w14:paraId="0075213C">
      <w:pPr>
        <w:pStyle w:val="10"/>
        <w:ind w:firstLine="442"/>
      </w:pPr>
    </w:p>
    <w:p w14:paraId="2888BC49">
      <w:pPr>
        <w:keepNext/>
        <w:jc w:val="center"/>
      </w:pPr>
      <w:r>
        <w:drawing>
          <wp:inline distT="0" distB="0" distL="0" distR="0">
            <wp:extent cx="4769485" cy="3270250"/>
            <wp:effectExtent l="0" t="0" r="0" b="6350"/>
            <wp:docPr id="545451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51393" name="图片 1"/>
                    <pic:cNvPicPr>
                      <a:picLocks noChangeAspect="1"/>
                    </pic:cNvPicPr>
                  </pic:nvPicPr>
                  <pic:blipFill>
                    <a:blip r:embed="rId36"/>
                    <a:stretch>
                      <a:fillRect/>
                    </a:stretch>
                  </pic:blipFill>
                  <pic:spPr>
                    <a:xfrm>
                      <a:off x="0" y="0"/>
                      <a:ext cx="4773365" cy="3272727"/>
                    </a:xfrm>
                    <a:prstGeom prst="rect">
                      <a:avLst/>
                    </a:prstGeom>
                  </pic:spPr>
                </pic:pic>
              </a:graphicData>
            </a:graphic>
          </wp:inline>
        </w:drawing>
      </w:r>
    </w:p>
    <w:p w14:paraId="20AC0CEC">
      <w:pPr>
        <w:pStyle w:val="9"/>
        <w:rPr>
          <w:sz w:val="24"/>
          <w:szCs w:val="32"/>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4</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12</w:t>
      </w:r>
      <w:r>
        <w:fldChar w:fldCharType="end"/>
      </w:r>
      <w:r>
        <w:rPr>
          <w:rFonts w:hint="eastAsia"/>
        </w:rPr>
        <w:t xml:space="preserve"> 管理员控制页面</w:t>
      </w:r>
    </w:p>
    <w:p w14:paraId="037874E5">
      <w:pPr>
        <w:pStyle w:val="59"/>
        <w:spacing w:before="291"/>
        <w:jc w:val="left"/>
      </w:pPr>
      <w:bookmarkStart w:id="82" w:name="_Toc195465466"/>
      <w:bookmarkStart w:id="83" w:name="_Toc195575037"/>
      <w:r>
        <w:rPr>
          <w:rFonts w:hint="eastAsia"/>
        </w:rPr>
        <w:t>普通用户页面实现</w:t>
      </w:r>
      <w:bookmarkEnd w:id="82"/>
      <w:bookmarkEnd w:id="83"/>
    </w:p>
    <w:p w14:paraId="3F292509">
      <w:pPr>
        <w:pStyle w:val="10"/>
        <w:ind w:firstLine="442"/>
      </w:pPr>
      <w:r>
        <w:rPr>
          <w:rFonts w:hint="eastAsia"/>
        </w:rPr>
        <w:t>普通用户页面实现了表单布局、数据绑定、文件上传、表单验证、响应式设计等功能，页面包括个人信息，账号设置，我的收藏等信息。以UserProfile.vue为例，该组件的核心功能是展示和允许用户修改部分个人信息。组件在加载时，会调用后端API（如GET /api/users/me）获取当前登录用户的详细信息（用户名、邮箱、头像URL等），并将这些数据显示在表单 (a-form) 中。用户名通常是只读的 (disabled)。邮箱等可修改字段则与表单输入框 (a-input) 进行双向数据绑定 (v-model)。头像部分，使用a-upload组件允许用户选择本地图片文件。文件选择后，会进行前端校验（如文件大小</w:t>
      </w:r>
      <w:commentRangeStart w:id="32"/>
      <w:r>
        <w:rPr>
          <w:rFonts w:hint="eastAsia"/>
        </w:rPr>
        <w:t>、类型），然后通过调用后端专门的头像上传接口（如POST /api/users/avatar，将图片上传至服务器。服务器保存图片后（可能存储在本地文件系统或云存储服务中），更新用户数据库中的avatar字段，并返回新的头像URL或其他成功信息。前端在收到成功响应后，更新界面上显示的头像。</w:t>
      </w:r>
      <w:commentRangeEnd w:id="32"/>
      <w:r>
        <w:rPr>
          <w:rStyle w:val="39"/>
          <w:rFonts w:ascii="Times New Roman" w:hAnsi="Times New Roman" w:cs="Times New Roman"/>
        </w:rPr>
        <w:commentReference w:id="32"/>
      </w:r>
    </w:p>
    <w:p w14:paraId="287E9011">
      <w:pPr>
        <w:rPr>
          <w:sz w:val="24"/>
          <w:szCs w:val="32"/>
        </w:rPr>
      </w:pPr>
      <w:r>
        <w:rPr>
          <w:bCs/>
        </w:rPr>
        <mc:AlternateContent>
          <mc:Choice Requires="wps">
            <w:drawing>
              <wp:inline distT="0" distB="0" distL="0" distR="0">
                <wp:extent cx="5930900" cy="4756150"/>
                <wp:effectExtent l="0" t="0" r="12700" b="25400"/>
                <wp:docPr id="2090071589" name="文本框 2"/>
                <wp:cNvGraphicFramePr/>
                <a:graphic xmlns:a="http://schemas.openxmlformats.org/drawingml/2006/main">
                  <a:graphicData uri="http://schemas.microsoft.com/office/word/2010/wordprocessingShape">
                    <wps:wsp>
                      <wps:cNvSpPr>
                        <a:spLocks noChangeArrowheads="1"/>
                      </wps:cNvSpPr>
                      <wps:spPr>
                        <a:xfrm>
                          <a:off x="0" y="0"/>
                          <a:ext cx="5930900" cy="4756150"/>
                        </a:xfrm>
                        <a:prstGeom prst="rect">
                          <a:avLst/>
                        </a:prstGeom>
                        <a:solidFill>
                          <a:srgbClr val="FFFFFF"/>
                        </a:solidFill>
                        <a:ln w="9525" cmpd="sng">
                          <a:solidFill>
                            <a:srgbClr val="000000"/>
                          </a:solidFill>
                          <a:miter lim="800000"/>
                        </a:ln>
                      </wps:spPr>
                      <wps:txbx>
                        <w:txbxContent>
                          <w:p w14:paraId="0A5CE728">
                            <w:pPr>
                              <w:pStyle w:val="80"/>
                            </w:pPr>
                            <w:r>
                              <w:t>&lt;!-- UserProfile.vue --&gt;</w:t>
                            </w:r>
                          </w:p>
                          <w:p w14:paraId="291C9AFC">
                            <w:pPr>
                              <w:pStyle w:val="80"/>
                            </w:pPr>
                            <w:r>
                              <w:t>&lt;template&gt;</w:t>
                            </w:r>
                          </w:p>
                          <w:p w14:paraId="49728AE4">
                            <w:pPr>
                              <w:pStyle w:val="80"/>
                            </w:pPr>
                            <w:r>
                              <w:t xml:space="preserve">  &lt;div class="user-profile"&gt;</w:t>
                            </w:r>
                          </w:p>
                          <w:p w14:paraId="4A472265">
                            <w:pPr>
                              <w:pStyle w:val="80"/>
                            </w:pPr>
                            <w:r>
                              <w:rPr>
                                <w:rFonts w:hint="eastAsia"/>
                              </w:rPr>
                              <w:t xml:space="preserve">    &lt;a-card title="个人信息"&gt;</w:t>
                            </w:r>
                          </w:p>
                          <w:p w14:paraId="25FF672B">
                            <w:pPr>
                              <w:pStyle w:val="80"/>
                            </w:pPr>
                            <w:r>
                              <w:t xml:space="preserve">      &lt;a-form :model="userInfo" :label-col="{ span: 4 }"&gt;</w:t>
                            </w:r>
                          </w:p>
                          <w:p w14:paraId="5225945E">
                            <w:pPr>
                              <w:pStyle w:val="80"/>
                            </w:pPr>
                            <w:r>
                              <w:rPr>
                                <w:rFonts w:hint="eastAsia"/>
                              </w:rPr>
                              <w:t xml:space="preserve">        &lt;a-form-item label="用户名"&gt;</w:t>
                            </w:r>
                          </w:p>
                          <w:p w14:paraId="06B9B963">
                            <w:pPr>
                              <w:pStyle w:val="80"/>
                            </w:pPr>
                            <w:r>
                              <w:t xml:space="preserve">          &lt;a-input v-model:value="userInfo.username" disabled /&gt;</w:t>
                            </w:r>
                          </w:p>
                          <w:p w14:paraId="1E09B946">
                            <w:pPr>
                              <w:pStyle w:val="80"/>
                            </w:pPr>
                            <w:r>
                              <w:t xml:space="preserve">        &lt;/a-form-item&gt;</w:t>
                            </w:r>
                          </w:p>
                          <w:p w14:paraId="76156FA5">
                            <w:pPr>
                              <w:pStyle w:val="80"/>
                            </w:pPr>
                            <w:r>
                              <w:rPr>
                                <w:rFonts w:hint="eastAsia"/>
                              </w:rPr>
                              <w:t xml:space="preserve">        &lt;a-form-item label="邮箱"&gt;</w:t>
                            </w:r>
                          </w:p>
                          <w:p w14:paraId="2F68F624">
                            <w:pPr>
                              <w:pStyle w:val="80"/>
                            </w:pPr>
                            <w:r>
                              <w:t xml:space="preserve">          &lt;a-input v-model:value="userInfo.email" /&gt;</w:t>
                            </w:r>
                          </w:p>
                          <w:p w14:paraId="68B79DD0">
                            <w:pPr>
                              <w:pStyle w:val="80"/>
                            </w:pPr>
                            <w:r>
                              <w:t xml:space="preserve">        &lt;/a-form-item&gt;</w:t>
                            </w:r>
                          </w:p>
                          <w:p w14:paraId="672E337D">
                            <w:pPr>
                              <w:pStyle w:val="80"/>
                            </w:pPr>
                            <w:r>
                              <w:rPr>
                                <w:rFonts w:hint="eastAsia"/>
                              </w:rPr>
                              <w:t xml:space="preserve">        &lt;a-form-item label="头像"&gt;</w:t>
                            </w:r>
                          </w:p>
                          <w:p w14:paraId="727A3712">
                            <w:pPr>
                              <w:pStyle w:val="80"/>
                            </w:pPr>
                            <w:r>
                              <w:t xml:space="preserve">          &lt;a-upload</w:t>
                            </w:r>
                          </w:p>
                          <w:p w14:paraId="559FA69F">
                            <w:pPr>
                              <w:pStyle w:val="80"/>
                            </w:pPr>
                            <w:r>
                              <w:t xml:space="preserve">            :file-list="fileList"</w:t>
                            </w:r>
                          </w:p>
                          <w:p w14:paraId="68C80FFB">
                            <w:pPr>
                              <w:pStyle w:val="80"/>
                            </w:pPr>
                            <w:r>
                              <w:t xml:space="preserve">            @change="handleUploadChange"</w:t>
                            </w:r>
                          </w:p>
                          <w:p w14:paraId="5E19F170">
                            <w:pPr>
                              <w:pStyle w:val="80"/>
                            </w:pPr>
                            <w:r>
                              <w:t xml:space="preserve">          &gt;</w:t>
                            </w:r>
                          </w:p>
                          <w:p w14:paraId="24504D0D">
                            <w:pPr>
                              <w:pStyle w:val="80"/>
                            </w:pPr>
                            <w:r>
                              <w:t xml:space="preserve">            &lt;a-button&gt;</w:t>
                            </w:r>
                          </w:p>
                          <w:p w14:paraId="37A8ACC3">
                            <w:pPr>
                              <w:pStyle w:val="80"/>
                            </w:pPr>
                            <w:r>
                              <w:rPr>
                                <w:rFonts w:hint="eastAsia"/>
                              </w:rPr>
                              <w:t xml:space="preserve">              &lt;upload-outlined /&gt; 上传头像</w:t>
                            </w:r>
                          </w:p>
                          <w:p w14:paraId="5CF881CA">
                            <w:pPr>
                              <w:pStyle w:val="80"/>
                            </w:pPr>
                            <w:r>
                              <w:t xml:space="preserve">            &lt;/a-button&gt;</w:t>
                            </w:r>
                          </w:p>
                          <w:p w14:paraId="44981120">
                            <w:pPr>
                              <w:pStyle w:val="80"/>
                            </w:pPr>
                            <w:r>
                              <w:t xml:space="preserve">          &lt;/a-upload&gt;</w:t>
                            </w:r>
                          </w:p>
                          <w:p w14:paraId="18D5E44D">
                            <w:pPr>
                              <w:pStyle w:val="80"/>
                            </w:pPr>
                            <w:r>
                              <w:t xml:space="preserve">        &lt;/a-form-item&gt;</w:t>
                            </w:r>
                          </w:p>
                          <w:p w14:paraId="60A4121F">
                            <w:pPr>
                              <w:pStyle w:val="80"/>
                            </w:pPr>
                            <w:r>
                              <w:t xml:space="preserve">      &lt;/a-form&gt;</w:t>
                            </w:r>
                          </w:p>
                          <w:p w14:paraId="1158194A">
                            <w:pPr>
                              <w:pStyle w:val="80"/>
                            </w:pPr>
                            <w:r>
                              <w:t xml:space="preserve">    &lt;/a-card&gt;</w:t>
                            </w:r>
                          </w:p>
                          <w:p w14:paraId="7BCEE02E">
                            <w:pPr>
                              <w:pStyle w:val="80"/>
                            </w:pPr>
                            <w:r>
                              <w:t xml:space="preserve">  &lt;/div&gt;</w:t>
                            </w:r>
                          </w:p>
                          <w:p w14:paraId="4A7B3CAC">
                            <w:pPr>
                              <w:pStyle w:val="80"/>
                            </w:pPr>
                            <w:r>
                              <w:t>&lt;/template&gt;</w:t>
                            </w:r>
                          </w:p>
                        </w:txbxContent>
                      </wps:txbx>
                      <wps:bodyPr rot="0" vert="horz" wrap="square" lIns="91440" tIns="45720" rIns="91440" bIns="45720" anchor="t" anchorCtr="0" upright="1">
                        <a:noAutofit/>
                      </wps:bodyPr>
                    </wps:wsp>
                  </a:graphicData>
                </a:graphic>
              </wp:inline>
            </w:drawing>
          </mc:Choice>
          <mc:Fallback>
            <w:pict>
              <v:rect id="文本框 2" o:spid="_x0000_s1026" o:spt="1" style="height:374.5pt;width:467pt;" fillcolor="#FFFFFF" filled="t" stroked="t" coordsize="21600,21600" o:gfxdata="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x4RCKdQAAAAFAQAADwAAAAAAAAABACAAAAAiAAAAZHJz&#10;L2Rvd25yZXYueG1sUEsBAhQAFAAAAAgAh07iQAnN1gVBAgAAhAQAAA4AAAAAAAAAAQAgAAAAIwEA&#10;AGRycy9lMm9Eb2MueG1sUEsFBgAAAAAGAAYAWQEAANYFAAAAAA==&#10;">
                <v:fill on="t" focussize="0,0"/>
                <v:stroke color="#000000" miterlimit="8" joinstyle="miter"/>
                <v:imagedata o:title=""/>
                <o:lock v:ext="edit" aspectratio="f"/>
                <v:textbox>
                  <w:txbxContent>
                    <w:p w14:paraId="0A5CE728">
                      <w:pPr>
                        <w:pStyle w:val="80"/>
                      </w:pPr>
                      <w:r>
                        <w:t>&lt;!-- UserProfile.vue --&gt;</w:t>
                      </w:r>
                    </w:p>
                    <w:p w14:paraId="291C9AFC">
                      <w:pPr>
                        <w:pStyle w:val="80"/>
                      </w:pPr>
                      <w:r>
                        <w:t>&lt;template&gt;</w:t>
                      </w:r>
                    </w:p>
                    <w:p w14:paraId="49728AE4">
                      <w:pPr>
                        <w:pStyle w:val="80"/>
                      </w:pPr>
                      <w:r>
                        <w:t xml:space="preserve">  &lt;div class="user-profile"&gt;</w:t>
                      </w:r>
                    </w:p>
                    <w:p w14:paraId="4A472265">
                      <w:pPr>
                        <w:pStyle w:val="80"/>
                      </w:pPr>
                      <w:r>
                        <w:rPr>
                          <w:rFonts w:hint="eastAsia"/>
                        </w:rPr>
                        <w:t xml:space="preserve">    &lt;a-card title="个人信息"&gt;</w:t>
                      </w:r>
                    </w:p>
                    <w:p w14:paraId="25FF672B">
                      <w:pPr>
                        <w:pStyle w:val="80"/>
                      </w:pPr>
                      <w:r>
                        <w:t xml:space="preserve">      &lt;a-form :model="userInfo" :label-col="{ span: 4 }"&gt;</w:t>
                      </w:r>
                    </w:p>
                    <w:p w14:paraId="5225945E">
                      <w:pPr>
                        <w:pStyle w:val="80"/>
                      </w:pPr>
                      <w:r>
                        <w:rPr>
                          <w:rFonts w:hint="eastAsia"/>
                        </w:rPr>
                        <w:t xml:space="preserve">        &lt;a-form-item label="用户名"&gt;</w:t>
                      </w:r>
                    </w:p>
                    <w:p w14:paraId="06B9B963">
                      <w:pPr>
                        <w:pStyle w:val="80"/>
                      </w:pPr>
                      <w:r>
                        <w:t xml:space="preserve">          &lt;a-input v-model:value="userInfo.username" disabled /&gt;</w:t>
                      </w:r>
                    </w:p>
                    <w:p w14:paraId="1E09B946">
                      <w:pPr>
                        <w:pStyle w:val="80"/>
                      </w:pPr>
                      <w:r>
                        <w:t xml:space="preserve">        &lt;/a-form-item&gt;</w:t>
                      </w:r>
                    </w:p>
                    <w:p w14:paraId="76156FA5">
                      <w:pPr>
                        <w:pStyle w:val="80"/>
                      </w:pPr>
                      <w:r>
                        <w:rPr>
                          <w:rFonts w:hint="eastAsia"/>
                        </w:rPr>
                        <w:t xml:space="preserve">        &lt;a-form-item label="邮箱"&gt;</w:t>
                      </w:r>
                    </w:p>
                    <w:p w14:paraId="2F68F624">
                      <w:pPr>
                        <w:pStyle w:val="80"/>
                      </w:pPr>
                      <w:r>
                        <w:t xml:space="preserve">          &lt;a-input v-model:value="userInfo.email" /&gt;</w:t>
                      </w:r>
                    </w:p>
                    <w:p w14:paraId="68B79DD0">
                      <w:pPr>
                        <w:pStyle w:val="80"/>
                      </w:pPr>
                      <w:r>
                        <w:t xml:space="preserve">        &lt;/a-form-item&gt;</w:t>
                      </w:r>
                    </w:p>
                    <w:p w14:paraId="672E337D">
                      <w:pPr>
                        <w:pStyle w:val="80"/>
                      </w:pPr>
                      <w:r>
                        <w:rPr>
                          <w:rFonts w:hint="eastAsia"/>
                        </w:rPr>
                        <w:t xml:space="preserve">        &lt;a-form-item label="头像"&gt;</w:t>
                      </w:r>
                    </w:p>
                    <w:p w14:paraId="727A3712">
                      <w:pPr>
                        <w:pStyle w:val="80"/>
                      </w:pPr>
                      <w:r>
                        <w:t xml:space="preserve">          &lt;a-upload</w:t>
                      </w:r>
                    </w:p>
                    <w:p w14:paraId="559FA69F">
                      <w:pPr>
                        <w:pStyle w:val="80"/>
                      </w:pPr>
                      <w:r>
                        <w:t xml:space="preserve">            :file-list="fileList"</w:t>
                      </w:r>
                    </w:p>
                    <w:p w14:paraId="68C80FFB">
                      <w:pPr>
                        <w:pStyle w:val="80"/>
                      </w:pPr>
                      <w:r>
                        <w:t xml:space="preserve">            @change="handleUploadChange"</w:t>
                      </w:r>
                    </w:p>
                    <w:p w14:paraId="5E19F170">
                      <w:pPr>
                        <w:pStyle w:val="80"/>
                      </w:pPr>
                      <w:r>
                        <w:t xml:space="preserve">          &gt;</w:t>
                      </w:r>
                    </w:p>
                    <w:p w14:paraId="24504D0D">
                      <w:pPr>
                        <w:pStyle w:val="80"/>
                      </w:pPr>
                      <w:r>
                        <w:t xml:space="preserve">            &lt;a-button&gt;</w:t>
                      </w:r>
                    </w:p>
                    <w:p w14:paraId="37A8ACC3">
                      <w:pPr>
                        <w:pStyle w:val="80"/>
                      </w:pPr>
                      <w:r>
                        <w:rPr>
                          <w:rFonts w:hint="eastAsia"/>
                        </w:rPr>
                        <w:t xml:space="preserve">              &lt;upload-outlined /&gt; 上传头像</w:t>
                      </w:r>
                    </w:p>
                    <w:p w14:paraId="5CF881CA">
                      <w:pPr>
                        <w:pStyle w:val="80"/>
                      </w:pPr>
                      <w:r>
                        <w:t xml:space="preserve">            &lt;/a-button&gt;</w:t>
                      </w:r>
                    </w:p>
                    <w:p w14:paraId="44981120">
                      <w:pPr>
                        <w:pStyle w:val="80"/>
                      </w:pPr>
                      <w:r>
                        <w:t xml:space="preserve">          &lt;/a-upload&gt;</w:t>
                      </w:r>
                    </w:p>
                    <w:p w14:paraId="18D5E44D">
                      <w:pPr>
                        <w:pStyle w:val="80"/>
                      </w:pPr>
                      <w:r>
                        <w:t xml:space="preserve">        &lt;/a-form-item&gt;</w:t>
                      </w:r>
                    </w:p>
                    <w:p w14:paraId="60A4121F">
                      <w:pPr>
                        <w:pStyle w:val="80"/>
                      </w:pPr>
                      <w:r>
                        <w:t xml:space="preserve">      &lt;/a-form&gt;</w:t>
                      </w:r>
                    </w:p>
                    <w:p w14:paraId="1158194A">
                      <w:pPr>
                        <w:pStyle w:val="80"/>
                      </w:pPr>
                      <w:r>
                        <w:t xml:space="preserve">    &lt;/a-card&gt;</w:t>
                      </w:r>
                    </w:p>
                    <w:p w14:paraId="7BCEE02E">
                      <w:pPr>
                        <w:pStyle w:val="80"/>
                      </w:pPr>
                      <w:r>
                        <w:t xml:space="preserve">  &lt;/div&gt;</w:t>
                      </w:r>
                    </w:p>
                    <w:p w14:paraId="4A7B3CAC">
                      <w:pPr>
                        <w:pStyle w:val="80"/>
                      </w:pPr>
                      <w:r>
                        <w:t>&lt;/template&gt;</w:t>
                      </w:r>
                    </w:p>
                  </w:txbxContent>
                </v:textbox>
                <w10:wrap type="none"/>
                <w10:anchorlock/>
              </v:rect>
            </w:pict>
          </mc:Fallback>
        </mc:AlternateContent>
      </w:r>
    </w:p>
    <w:p w14:paraId="1A69AA67">
      <w:pPr>
        <w:rPr>
          <w:sz w:val="24"/>
          <w:szCs w:val="32"/>
        </w:rPr>
      </w:pPr>
    </w:p>
    <w:p w14:paraId="62BAFD2B">
      <w:pPr>
        <w:pStyle w:val="84"/>
        <w:keepNext/>
      </w:pPr>
      <w:r>
        <w:drawing>
          <wp:inline distT="0" distB="0" distL="0" distR="0">
            <wp:extent cx="5940425" cy="4044315"/>
            <wp:effectExtent l="0" t="0" r="3175" b="0"/>
            <wp:docPr id="730017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17575" name="图片 1"/>
                    <pic:cNvPicPr>
                      <a:picLocks noChangeAspect="1"/>
                    </pic:cNvPicPr>
                  </pic:nvPicPr>
                  <pic:blipFill>
                    <a:blip r:embed="rId37"/>
                    <a:stretch>
                      <a:fillRect/>
                    </a:stretch>
                  </pic:blipFill>
                  <pic:spPr>
                    <a:xfrm>
                      <a:off x="0" y="0"/>
                      <a:ext cx="5940425" cy="4044315"/>
                    </a:xfrm>
                    <a:prstGeom prst="rect">
                      <a:avLst/>
                    </a:prstGeom>
                  </pic:spPr>
                </pic:pic>
              </a:graphicData>
            </a:graphic>
          </wp:inline>
        </w:drawing>
      </w:r>
    </w:p>
    <w:p w14:paraId="3A8F4CF6">
      <w:pPr>
        <w:pStyle w:val="9"/>
        <w:rPr>
          <w:rFonts w:ascii="Times New Roman" w:hAnsi="Times New Roman" w:cs="Times New Roman"/>
          <w:szCs w:val="32"/>
        </w:rPr>
      </w:pPr>
      <w:r>
        <w:t xml:space="preserve">图 </w:t>
      </w:r>
      <w:r>
        <w:fldChar w:fldCharType="begin"/>
      </w:r>
      <w:r>
        <w:instrText xml:space="preserve"> STYLEREF 1 \s </w:instrText>
      </w:r>
      <w:r>
        <w:fldChar w:fldCharType="separate"/>
      </w:r>
      <w:r>
        <w:t>4</w:t>
      </w:r>
      <w:r>
        <w:fldChar w:fldCharType="end"/>
      </w:r>
      <w:r>
        <w:noBreakHyphen/>
      </w:r>
      <w:r>
        <w:fldChar w:fldCharType="begin"/>
      </w:r>
      <w:r>
        <w:instrText xml:space="preserve"> SEQ 图 \* ARABIC \s 1 </w:instrText>
      </w:r>
      <w:r>
        <w:fldChar w:fldCharType="separate"/>
      </w:r>
      <w:r>
        <w:t>13</w:t>
      </w:r>
      <w:r>
        <w:fldChar w:fldCharType="end"/>
      </w:r>
      <w:r>
        <w:rPr>
          <w:rFonts w:hint="eastAsia"/>
        </w:rPr>
        <w:t xml:space="preserve"> 用户信息页面展示</w:t>
      </w:r>
    </w:p>
    <w:p w14:paraId="26885A40">
      <w:pPr>
        <w:pStyle w:val="10"/>
        <w:ind w:firstLine="442"/>
      </w:pPr>
    </w:p>
    <w:p w14:paraId="57FB1DC5">
      <w:pPr>
        <w:pStyle w:val="56"/>
        <w:jc w:val="left"/>
      </w:pPr>
      <w:bookmarkStart w:id="84" w:name="_Toc195465467"/>
      <w:bookmarkStart w:id="85" w:name="_Toc195575038"/>
      <w:commentRangeStart w:id="33"/>
      <w:r>
        <w:rPr>
          <w:rFonts w:hint="eastAsia"/>
        </w:rPr>
        <w:t>系统测试</w:t>
      </w:r>
      <w:bookmarkEnd w:id="84"/>
      <w:bookmarkEnd w:id="85"/>
      <w:commentRangeEnd w:id="33"/>
      <w:r>
        <w:rPr>
          <w:rStyle w:val="39"/>
          <w:rFonts w:ascii="Times New Roman" w:hAnsi="Times New Roman" w:eastAsia="宋体" w:cs="Times New Roman"/>
          <w:b w:val="0"/>
          <w:bCs w:val="0"/>
        </w:rPr>
        <w:commentReference w:id="33"/>
      </w:r>
    </w:p>
    <w:p w14:paraId="57B1E435">
      <w:pPr>
        <w:pStyle w:val="59"/>
        <w:spacing w:before="291"/>
        <w:jc w:val="left"/>
      </w:pPr>
      <w:bookmarkStart w:id="86" w:name="_Toc195465468"/>
      <w:bookmarkStart w:id="87" w:name="_Toc195575039"/>
      <w:r>
        <w:rPr>
          <w:rFonts w:hint="eastAsia"/>
        </w:rPr>
        <w:t>系统部署与优化</w:t>
      </w:r>
      <w:bookmarkEnd w:id="86"/>
      <w:bookmarkEnd w:id="87"/>
    </w:p>
    <w:p w14:paraId="5E8CB6B2">
      <w:pPr>
        <w:pStyle w:val="10"/>
        <w:ind w:firstLine="442"/>
      </w:pPr>
      <w:r>
        <w:rPr>
          <w:rFonts w:hint="eastAsia"/>
        </w:rPr>
        <w:t>系统部署定义了系统所用的服务，包括端口映射、环境变量、依赖关系、数据持久化等部署。此处采用docker-compose部署方式，打包好环境所需要的依赖，并创建数据库卷持久化数据。</w:t>
      </w:r>
    </w:p>
    <w:p w14:paraId="5749A4A7">
      <w:pPr>
        <w:rPr>
          <w:sz w:val="24"/>
          <w:szCs w:val="32"/>
        </w:rPr>
      </w:pPr>
      <w:r>
        <w:rPr>
          <w:bCs/>
        </w:rPr>
        <mc:AlternateContent>
          <mc:Choice Requires="wps">
            <w:drawing>
              <wp:inline distT="0" distB="0" distL="0" distR="0">
                <wp:extent cx="5930900" cy="5327650"/>
                <wp:effectExtent l="0" t="0" r="12700" b="25400"/>
                <wp:docPr id="263835980" name="文本框 2"/>
                <wp:cNvGraphicFramePr/>
                <a:graphic xmlns:a="http://schemas.openxmlformats.org/drawingml/2006/main">
                  <a:graphicData uri="http://schemas.microsoft.com/office/word/2010/wordprocessingShape">
                    <wps:wsp>
                      <wps:cNvSpPr>
                        <a:spLocks noChangeArrowheads="1"/>
                      </wps:cNvSpPr>
                      <wps:spPr>
                        <a:xfrm>
                          <a:off x="0" y="0"/>
                          <a:ext cx="5930900" cy="5327650"/>
                        </a:xfrm>
                        <a:prstGeom prst="rect">
                          <a:avLst/>
                        </a:prstGeom>
                        <a:solidFill>
                          <a:srgbClr val="FFFFFF"/>
                        </a:solidFill>
                        <a:ln w="9525" cmpd="sng">
                          <a:solidFill>
                            <a:srgbClr val="000000"/>
                          </a:solidFill>
                          <a:miter lim="800000"/>
                        </a:ln>
                      </wps:spPr>
                      <wps:txbx>
                        <w:txbxContent>
                          <w:p w14:paraId="6CD5CA7F">
                            <w:pPr>
                              <w:pStyle w:val="80"/>
                            </w:pPr>
                            <w:r>
                              <w:t># docker-compose.yml</w:t>
                            </w:r>
                          </w:p>
                          <w:p w14:paraId="60C657C1">
                            <w:pPr>
                              <w:pStyle w:val="80"/>
                            </w:pPr>
                            <w:r>
                              <w:t>version: '3'</w:t>
                            </w:r>
                          </w:p>
                          <w:p w14:paraId="34217D6D">
                            <w:pPr>
                              <w:pStyle w:val="80"/>
                            </w:pPr>
                            <w:r>
                              <w:t>services:</w:t>
                            </w:r>
                          </w:p>
                          <w:p w14:paraId="03D5912C">
                            <w:pPr>
                              <w:pStyle w:val="80"/>
                            </w:pPr>
                            <w:r>
                              <w:t xml:space="preserve">  backend:</w:t>
                            </w:r>
                          </w:p>
                          <w:p w14:paraId="332EFEE8">
                            <w:pPr>
                              <w:pStyle w:val="80"/>
                            </w:pPr>
                            <w:r>
                              <w:t xml:space="preserve">    build: ./backend</w:t>
                            </w:r>
                          </w:p>
                          <w:p w14:paraId="2CF5CD6B">
                            <w:pPr>
                              <w:pStyle w:val="80"/>
                            </w:pPr>
                            <w:r>
                              <w:t xml:space="preserve">    ports:</w:t>
                            </w:r>
                          </w:p>
                          <w:p w14:paraId="6CD6521E">
                            <w:pPr>
                              <w:pStyle w:val="80"/>
                            </w:pPr>
                            <w:r>
                              <w:t xml:space="preserve">      - "8000:8000"</w:t>
                            </w:r>
                          </w:p>
                          <w:p w14:paraId="75193757">
                            <w:pPr>
                              <w:pStyle w:val="80"/>
                            </w:pPr>
                            <w:r>
                              <w:t xml:space="preserve">    environment:</w:t>
                            </w:r>
                          </w:p>
                          <w:p w14:paraId="636CFAEA">
                            <w:pPr>
                              <w:pStyle w:val="80"/>
                            </w:pPr>
                            <w:r>
                              <w:t xml:space="preserve">      - MONGODB_URL=mongodb://mongodb:27017</w:t>
                            </w:r>
                          </w:p>
                          <w:p w14:paraId="66E2DC04">
                            <w:pPr>
                              <w:pStyle w:val="80"/>
                            </w:pPr>
                            <w:r>
                              <w:t xml:space="preserve">    depends_on:</w:t>
                            </w:r>
                          </w:p>
                          <w:p w14:paraId="281F6CB5">
                            <w:pPr>
                              <w:pStyle w:val="80"/>
                            </w:pPr>
                            <w:r>
                              <w:t xml:space="preserve">      - mongodb</w:t>
                            </w:r>
                          </w:p>
                          <w:p w14:paraId="589A1AC4">
                            <w:pPr>
                              <w:pStyle w:val="80"/>
                            </w:pPr>
                            <w:r>
                              <w:t xml:space="preserve">  </w:t>
                            </w:r>
                          </w:p>
                          <w:p w14:paraId="2B01C831">
                            <w:pPr>
                              <w:pStyle w:val="80"/>
                            </w:pPr>
                            <w:r>
                              <w:t xml:space="preserve">  frontend:</w:t>
                            </w:r>
                          </w:p>
                          <w:p w14:paraId="7E69C45B">
                            <w:pPr>
                              <w:pStyle w:val="80"/>
                            </w:pPr>
                            <w:r>
                              <w:t xml:space="preserve">    build: ./frontend</w:t>
                            </w:r>
                          </w:p>
                          <w:p w14:paraId="3A9EDEFB">
                            <w:pPr>
                              <w:pStyle w:val="80"/>
                            </w:pPr>
                            <w:r>
                              <w:t xml:space="preserve">    ports:</w:t>
                            </w:r>
                          </w:p>
                          <w:p w14:paraId="7BDD09D6">
                            <w:pPr>
                              <w:pStyle w:val="80"/>
                            </w:pPr>
                            <w:r>
                              <w:t xml:space="preserve">      - "80:80"</w:t>
                            </w:r>
                          </w:p>
                          <w:p w14:paraId="69CF61F5">
                            <w:pPr>
                              <w:pStyle w:val="80"/>
                            </w:pPr>
                            <w:r>
                              <w:t xml:space="preserve">    depends_on:</w:t>
                            </w:r>
                          </w:p>
                          <w:p w14:paraId="53EDE0B9">
                            <w:pPr>
                              <w:pStyle w:val="80"/>
                            </w:pPr>
                            <w:r>
                              <w:t xml:space="preserve">      - backend</w:t>
                            </w:r>
                          </w:p>
                          <w:p w14:paraId="67D3088C">
                            <w:pPr>
                              <w:pStyle w:val="80"/>
                            </w:pPr>
                            <w:r>
                              <w:t xml:space="preserve">  </w:t>
                            </w:r>
                          </w:p>
                          <w:p w14:paraId="25FBDFEB">
                            <w:pPr>
                              <w:pStyle w:val="80"/>
                            </w:pPr>
                            <w:r>
                              <w:t xml:space="preserve">  mongodb:</w:t>
                            </w:r>
                          </w:p>
                          <w:p w14:paraId="4AC9F3EA">
                            <w:pPr>
                              <w:pStyle w:val="80"/>
                            </w:pPr>
                            <w:r>
                              <w:t xml:space="preserve">    image: mongo:4.4</w:t>
                            </w:r>
                          </w:p>
                          <w:p w14:paraId="409F4507">
                            <w:pPr>
                              <w:pStyle w:val="80"/>
                            </w:pPr>
                            <w:r>
                              <w:t xml:space="preserve">    ports:</w:t>
                            </w:r>
                          </w:p>
                          <w:p w14:paraId="39280266">
                            <w:pPr>
                              <w:pStyle w:val="80"/>
                            </w:pPr>
                            <w:r>
                              <w:t xml:space="preserve">      - "27017:27017"</w:t>
                            </w:r>
                          </w:p>
                          <w:p w14:paraId="4EF0C943">
                            <w:pPr>
                              <w:pStyle w:val="80"/>
                            </w:pPr>
                            <w:r>
                              <w:t xml:space="preserve">    volumes:</w:t>
                            </w:r>
                          </w:p>
                          <w:p w14:paraId="0665F0C0">
                            <w:pPr>
                              <w:pStyle w:val="80"/>
                            </w:pPr>
                            <w:r>
                              <w:t xml:space="preserve">      - mongodb_data:/data/db</w:t>
                            </w:r>
                          </w:p>
                          <w:p w14:paraId="0FD1AE53">
                            <w:pPr>
                              <w:pStyle w:val="80"/>
                            </w:pPr>
                          </w:p>
                          <w:p w14:paraId="7A195EF2">
                            <w:pPr>
                              <w:pStyle w:val="80"/>
                            </w:pPr>
                            <w:r>
                              <w:t>volumes:</w:t>
                            </w:r>
                          </w:p>
                          <w:p w14:paraId="3A5C5DFB">
                            <w:pPr>
                              <w:pStyle w:val="80"/>
                            </w:pPr>
                            <w:r>
                              <w:t xml:space="preserve">  mongodb_data:</w:t>
                            </w:r>
                          </w:p>
                        </w:txbxContent>
                      </wps:txbx>
                      <wps:bodyPr rot="0" vert="horz" wrap="square" lIns="91440" tIns="45720" rIns="91440" bIns="45720" anchor="t" anchorCtr="0" upright="1">
                        <a:noAutofit/>
                      </wps:bodyPr>
                    </wps:wsp>
                  </a:graphicData>
                </a:graphic>
              </wp:inline>
            </w:drawing>
          </mc:Choice>
          <mc:Fallback>
            <w:pict>
              <v:rect id="文本框 2" o:spid="_x0000_s1026" o:spt="1" style="height:419.5pt;width:467pt;" fillcolor="#FFFFFF" filled="t" stroked="t" coordsize="21600,21600" o:gfxdata="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&#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N8aP5zUAAAABQEAAA8AAAAAAAAAAQAgAAAAIgAAAGRy&#10;cy9kb3ducmV2LnhtbFBLAQIUABQAAAAIAIdO4kDVgGZWQgIAAIMEAAAOAAAAAAAAAAEAIAAAACMB&#10;AABkcnMvZTJvRG9jLnhtbFBLBQYAAAAABgAGAFkBAADXBQAAAAA=&#10;">
                <v:fill on="t" focussize="0,0"/>
                <v:stroke color="#000000" miterlimit="8" joinstyle="miter"/>
                <v:imagedata o:title=""/>
                <o:lock v:ext="edit" aspectratio="f"/>
                <v:textbox>
                  <w:txbxContent>
                    <w:p w14:paraId="6CD5CA7F">
                      <w:pPr>
                        <w:pStyle w:val="80"/>
                      </w:pPr>
                      <w:r>
                        <w:t># docker-compose.yml</w:t>
                      </w:r>
                    </w:p>
                    <w:p w14:paraId="60C657C1">
                      <w:pPr>
                        <w:pStyle w:val="80"/>
                      </w:pPr>
                      <w:r>
                        <w:t>version: '3'</w:t>
                      </w:r>
                    </w:p>
                    <w:p w14:paraId="34217D6D">
                      <w:pPr>
                        <w:pStyle w:val="80"/>
                      </w:pPr>
                      <w:r>
                        <w:t>services:</w:t>
                      </w:r>
                    </w:p>
                    <w:p w14:paraId="03D5912C">
                      <w:pPr>
                        <w:pStyle w:val="80"/>
                      </w:pPr>
                      <w:r>
                        <w:t xml:space="preserve">  backend:</w:t>
                      </w:r>
                    </w:p>
                    <w:p w14:paraId="332EFEE8">
                      <w:pPr>
                        <w:pStyle w:val="80"/>
                      </w:pPr>
                      <w:r>
                        <w:t xml:space="preserve">    build: ./backend</w:t>
                      </w:r>
                    </w:p>
                    <w:p w14:paraId="2CF5CD6B">
                      <w:pPr>
                        <w:pStyle w:val="80"/>
                      </w:pPr>
                      <w:r>
                        <w:t xml:space="preserve">    ports:</w:t>
                      </w:r>
                    </w:p>
                    <w:p w14:paraId="6CD6521E">
                      <w:pPr>
                        <w:pStyle w:val="80"/>
                      </w:pPr>
                      <w:r>
                        <w:t xml:space="preserve">      - "8000:8000"</w:t>
                      </w:r>
                    </w:p>
                    <w:p w14:paraId="75193757">
                      <w:pPr>
                        <w:pStyle w:val="80"/>
                      </w:pPr>
                      <w:r>
                        <w:t xml:space="preserve">    environment:</w:t>
                      </w:r>
                    </w:p>
                    <w:p w14:paraId="636CFAEA">
                      <w:pPr>
                        <w:pStyle w:val="80"/>
                      </w:pPr>
                      <w:r>
                        <w:t xml:space="preserve">      - MONGODB_URL=mongodb://mongodb:27017</w:t>
                      </w:r>
                    </w:p>
                    <w:p w14:paraId="66E2DC04">
                      <w:pPr>
                        <w:pStyle w:val="80"/>
                      </w:pPr>
                      <w:r>
                        <w:t xml:space="preserve">    depends_on:</w:t>
                      </w:r>
                    </w:p>
                    <w:p w14:paraId="281F6CB5">
                      <w:pPr>
                        <w:pStyle w:val="80"/>
                      </w:pPr>
                      <w:r>
                        <w:t xml:space="preserve">      - mongodb</w:t>
                      </w:r>
                    </w:p>
                    <w:p w14:paraId="589A1AC4">
                      <w:pPr>
                        <w:pStyle w:val="80"/>
                      </w:pPr>
                      <w:r>
                        <w:t xml:space="preserve">  </w:t>
                      </w:r>
                    </w:p>
                    <w:p w14:paraId="2B01C831">
                      <w:pPr>
                        <w:pStyle w:val="80"/>
                      </w:pPr>
                      <w:r>
                        <w:t xml:space="preserve">  frontend:</w:t>
                      </w:r>
                    </w:p>
                    <w:p w14:paraId="7E69C45B">
                      <w:pPr>
                        <w:pStyle w:val="80"/>
                      </w:pPr>
                      <w:r>
                        <w:t xml:space="preserve">    build: ./frontend</w:t>
                      </w:r>
                    </w:p>
                    <w:p w14:paraId="3A9EDEFB">
                      <w:pPr>
                        <w:pStyle w:val="80"/>
                      </w:pPr>
                      <w:r>
                        <w:t xml:space="preserve">    ports:</w:t>
                      </w:r>
                    </w:p>
                    <w:p w14:paraId="7BDD09D6">
                      <w:pPr>
                        <w:pStyle w:val="80"/>
                      </w:pPr>
                      <w:r>
                        <w:t xml:space="preserve">      - "80:80"</w:t>
                      </w:r>
                    </w:p>
                    <w:p w14:paraId="69CF61F5">
                      <w:pPr>
                        <w:pStyle w:val="80"/>
                      </w:pPr>
                      <w:r>
                        <w:t xml:space="preserve">    depends_on:</w:t>
                      </w:r>
                    </w:p>
                    <w:p w14:paraId="53EDE0B9">
                      <w:pPr>
                        <w:pStyle w:val="80"/>
                      </w:pPr>
                      <w:r>
                        <w:t xml:space="preserve">      - backend</w:t>
                      </w:r>
                    </w:p>
                    <w:p w14:paraId="67D3088C">
                      <w:pPr>
                        <w:pStyle w:val="80"/>
                      </w:pPr>
                      <w:r>
                        <w:t xml:space="preserve">  </w:t>
                      </w:r>
                    </w:p>
                    <w:p w14:paraId="25FBDFEB">
                      <w:pPr>
                        <w:pStyle w:val="80"/>
                      </w:pPr>
                      <w:r>
                        <w:t xml:space="preserve">  mongodb:</w:t>
                      </w:r>
                    </w:p>
                    <w:p w14:paraId="4AC9F3EA">
                      <w:pPr>
                        <w:pStyle w:val="80"/>
                      </w:pPr>
                      <w:r>
                        <w:t xml:space="preserve">    image: mongo:4.4</w:t>
                      </w:r>
                    </w:p>
                    <w:p w14:paraId="409F4507">
                      <w:pPr>
                        <w:pStyle w:val="80"/>
                      </w:pPr>
                      <w:r>
                        <w:t xml:space="preserve">    ports:</w:t>
                      </w:r>
                    </w:p>
                    <w:p w14:paraId="39280266">
                      <w:pPr>
                        <w:pStyle w:val="80"/>
                      </w:pPr>
                      <w:r>
                        <w:t xml:space="preserve">      - "27017:27017"</w:t>
                      </w:r>
                    </w:p>
                    <w:p w14:paraId="4EF0C943">
                      <w:pPr>
                        <w:pStyle w:val="80"/>
                      </w:pPr>
                      <w:r>
                        <w:t xml:space="preserve">    volumes:</w:t>
                      </w:r>
                    </w:p>
                    <w:p w14:paraId="0665F0C0">
                      <w:pPr>
                        <w:pStyle w:val="80"/>
                      </w:pPr>
                      <w:r>
                        <w:t xml:space="preserve">      - mongodb_data:/data/db</w:t>
                      </w:r>
                    </w:p>
                    <w:p w14:paraId="0FD1AE53">
                      <w:pPr>
                        <w:pStyle w:val="80"/>
                      </w:pPr>
                    </w:p>
                    <w:p w14:paraId="7A195EF2">
                      <w:pPr>
                        <w:pStyle w:val="80"/>
                      </w:pPr>
                      <w:r>
                        <w:t>volumes:</w:t>
                      </w:r>
                    </w:p>
                    <w:p w14:paraId="3A5C5DFB">
                      <w:pPr>
                        <w:pStyle w:val="80"/>
                      </w:pPr>
                      <w:r>
                        <w:t xml:space="preserve">  mongodb_data:</w:t>
                      </w:r>
                    </w:p>
                  </w:txbxContent>
                </v:textbox>
                <w10:wrap type="none"/>
                <w10:anchorlock/>
              </v:rect>
            </w:pict>
          </mc:Fallback>
        </mc:AlternateContent>
      </w:r>
    </w:p>
    <w:p w14:paraId="3F3E7A47">
      <w:pPr>
        <w:rPr>
          <w:sz w:val="24"/>
          <w:szCs w:val="32"/>
        </w:rPr>
      </w:pPr>
    </w:p>
    <w:p w14:paraId="5AE5C6F0">
      <w:pPr>
        <w:pStyle w:val="59"/>
        <w:spacing w:before="291"/>
        <w:jc w:val="left"/>
      </w:pPr>
      <w:bookmarkStart w:id="88" w:name="_Toc195465469"/>
      <w:bookmarkStart w:id="89" w:name="_Toc195575040"/>
      <w:r>
        <w:rPr>
          <w:rFonts w:hint="eastAsia"/>
        </w:rPr>
        <w:t>性能优化与负载测试</w:t>
      </w:r>
      <w:bookmarkEnd w:id="88"/>
      <w:bookmarkEnd w:id="89"/>
    </w:p>
    <w:p w14:paraId="3C0DDA87">
      <w:pPr>
        <w:pStyle w:val="10"/>
        <w:ind w:firstLine="442"/>
      </w:pPr>
      <w:r>
        <w:rPr>
          <w:rFonts w:hint="eastAsia"/>
        </w:rPr>
        <w:t>如本节代码片段所示，性能测试通过使用aiohttp模拟大量并发用户请求特定的API接口（如获取电影列表/api/movies），测量系统的响应时间、吞吐量（QPS）和错误率，以评估系统在高负载下的表现，并据此进行性能瓶颈分析和优化。测试结果显示，平均响应时间小于1秒， CPU占用保持在30%以下，内存占用未超过1GB。</w:t>
      </w:r>
    </w:p>
    <w:p w14:paraId="7A8531C0">
      <w:pPr>
        <w:rPr>
          <w:sz w:val="24"/>
          <w:szCs w:val="32"/>
        </w:rPr>
      </w:pPr>
      <w:r>
        <w:rPr>
          <w:bCs/>
        </w:rPr>
        <mc:AlternateContent>
          <mc:Choice Requires="wps">
            <w:drawing>
              <wp:inline distT="0" distB="0" distL="0" distR="0">
                <wp:extent cx="5930900" cy="3467100"/>
                <wp:effectExtent l="0" t="0" r="12700" b="19050"/>
                <wp:docPr id="1043597064" name="文本框 2"/>
                <wp:cNvGraphicFramePr/>
                <a:graphic xmlns:a="http://schemas.openxmlformats.org/drawingml/2006/main">
                  <a:graphicData uri="http://schemas.microsoft.com/office/word/2010/wordprocessingShape">
                    <wps:wsp>
                      <wps:cNvSpPr>
                        <a:spLocks noChangeArrowheads="1"/>
                      </wps:cNvSpPr>
                      <wps:spPr>
                        <a:xfrm>
                          <a:off x="0" y="0"/>
                          <a:ext cx="5930900" cy="3467100"/>
                        </a:xfrm>
                        <a:prstGeom prst="rect">
                          <a:avLst/>
                        </a:prstGeom>
                        <a:solidFill>
                          <a:srgbClr val="FFFFFF"/>
                        </a:solidFill>
                        <a:ln w="9525" cmpd="sng">
                          <a:solidFill>
                            <a:srgbClr val="000000"/>
                          </a:solidFill>
                          <a:miter lim="800000"/>
                        </a:ln>
                      </wps:spPr>
                      <wps:txbx>
                        <w:txbxContent>
                          <w:p w14:paraId="5C91E203">
                            <w:pPr>
                              <w:pStyle w:val="80"/>
                            </w:pPr>
                            <w:r>
                              <w:rPr>
                                <w:rFonts w:hint="eastAsia"/>
                              </w:rPr>
                              <w:t># 性能测试脚本</w:t>
                            </w:r>
                          </w:p>
                          <w:p w14:paraId="6398673A">
                            <w:pPr>
                              <w:pStyle w:val="80"/>
                            </w:pPr>
                            <w:r>
                              <w:t>async def test_performance():</w:t>
                            </w:r>
                          </w:p>
                          <w:p w14:paraId="68BD099D">
                            <w:pPr>
                              <w:pStyle w:val="80"/>
                            </w:pPr>
                            <w:r>
                              <w:rPr>
                                <w:rFonts w:hint="eastAsia"/>
                              </w:rPr>
                              <w:t xml:space="preserve">    # 并发请求测试</w:t>
                            </w:r>
                          </w:p>
                          <w:p w14:paraId="3726BB4E">
                            <w:pPr>
                              <w:pStyle w:val="80"/>
                            </w:pPr>
                            <w:r>
                              <w:t xml:space="preserve">    async with aiohttp.ClientSession() as session:</w:t>
                            </w:r>
                          </w:p>
                          <w:p w14:paraId="63EC6F0F">
                            <w:pPr>
                              <w:pStyle w:val="80"/>
                            </w:pPr>
                            <w:r>
                              <w:t xml:space="preserve">        tasks = []</w:t>
                            </w:r>
                          </w:p>
                          <w:p w14:paraId="006D767C">
                            <w:pPr>
                              <w:pStyle w:val="80"/>
                            </w:pPr>
                            <w:r>
                              <w:t xml:space="preserve">        for _ in range(100):</w:t>
                            </w:r>
                          </w:p>
                          <w:p w14:paraId="026712F8">
                            <w:pPr>
                              <w:pStyle w:val="80"/>
                            </w:pPr>
                            <w:r>
                              <w:t xml:space="preserve">            task = asyncio.create_task(</w:t>
                            </w:r>
                          </w:p>
                          <w:p w14:paraId="474F761B">
                            <w:pPr>
                              <w:pStyle w:val="80"/>
                            </w:pPr>
                            <w:r>
                              <w:t xml:space="preserve">                session.get('http://localhost:8000/api/movies')</w:t>
                            </w:r>
                          </w:p>
                          <w:p w14:paraId="4E72D01F">
                            <w:pPr>
                              <w:pStyle w:val="80"/>
                            </w:pPr>
                            <w:r>
                              <w:t xml:space="preserve">            )</w:t>
                            </w:r>
                          </w:p>
                          <w:p w14:paraId="25A70C7B">
                            <w:pPr>
                              <w:pStyle w:val="80"/>
                            </w:pPr>
                            <w:r>
                              <w:t xml:space="preserve">            tasks.append(task)</w:t>
                            </w:r>
                          </w:p>
                          <w:p w14:paraId="14968EA6">
                            <w:pPr>
                              <w:pStyle w:val="80"/>
                            </w:pPr>
                            <w:r>
                              <w:t xml:space="preserve">        responses = await asyncio.gather(*tasks)</w:t>
                            </w:r>
                          </w:p>
                          <w:p w14:paraId="6EEB201D">
                            <w:pPr>
                              <w:pStyle w:val="80"/>
                            </w:pPr>
                            <w:r>
                              <w:t xml:space="preserve">        </w:t>
                            </w:r>
                          </w:p>
                          <w:p w14:paraId="4D3BE003">
                            <w:pPr>
                              <w:pStyle w:val="80"/>
                            </w:pPr>
                            <w:r>
                              <w:rPr>
                                <w:rFonts w:hint="eastAsia"/>
                              </w:rPr>
                              <w:t xml:space="preserve">        # 统计响应时间</w:t>
                            </w:r>
                          </w:p>
                          <w:p w14:paraId="0D0DA717">
                            <w:pPr>
                              <w:pStyle w:val="80"/>
                            </w:pPr>
                            <w:r>
                              <w:t xml:space="preserve">        response_times = []</w:t>
                            </w:r>
                          </w:p>
                          <w:p w14:paraId="5FCFC238">
                            <w:pPr>
                              <w:pStyle w:val="80"/>
                            </w:pPr>
                            <w:r>
                              <w:t xml:space="preserve">        for response in responses:</w:t>
                            </w:r>
                          </w:p>
                          <w:p w14:paraId="405AC645">
                            <w:pPr>
                              <w:pStyle w:val="80"/>
                            </w:pPr>
                            <w:r>
                              <w:t xml:space="preserve">            response_times.append(response.elapsed.total_seconds())</w:t>
                            </w:r>
                          </w:p>
                          <w:p w14:paraId="75751C6E">
                            <w:pPr>
                              <w:pStyle w:val="80"/>
                            </w:pPr>
                            <w:r>
                              <w:t xml:space="preserve">        </w:t>
                            </w:r>
                          </w:p>
                          <w:p w14:paraId="28D0A039">
                            <w:pPr>
                              <w:pStyle w:val="80"/>
                            </w:pPr>
                            <w:r>
                              <w:rPr>
                                <w:rFonts w:hint="eastAsia"/>
                              </w:rPr>
                              <w:t xml:space="preserve">        print(f"平均响应时间: {sum(response_times)/len(response_times)}秒")</w:t>
                            </w:r>
                          </w:p>
                        </w:txbxContent>
                      </wps:txbx>
                      <wps:bodyPr rot="0" vert="horz" wrap="square" lIns="91440" tIns="45720" rIns="91440" bIns="45720" anchor="t" anchorCtr="0" upright="1">
                        <a:noAutofit/>
                      </wps:bodyPr>
                    </wps:wsp>
                  </a:graphicData>
                </a:graphic>
              </wp:inline>
            </w:drawing>
          </mc:Choice>
          <mc:Fallback>
            <w:pict>
              <v:rect id="文本框 2" o:spid="_x0000_s1026" o:spt="1" style="height:273pt;width:467pt;" fillcolor="#FFFFFF" filled="t" stroked="t" coordsize="21600,21600" o:gfxdata="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GY9jXvUAAAABQEAAA8AAAAAAAAAAQAgAAAAIgAAAGRycy9k&#10;b3ducmV2LnhtbFBLAQIUABQAAAAIAIdO4kAOnjhQPwIAAIQEAAAOAAAAAAAAAAEAIAAAACMBAABk&#10;cnMvZTJvRG9jLnhtbFBLBQYAAAAABgAGAFkBAADUBQAAAAA=&#10;">
                <v:fill on="t" focussize="0,0"/>
                <v:stroke color="#000000" miterlimit="8" joinstyle="miter"/>
                <v:imagedata o:title=""/>
                <o:lock v:ext="edit" aspectratio="f"/>
                <v:textbox>
                  <w:txbxContent>
                    <w:p w14:paraId="5C91E203">
                      <w:pPr>
                        <w:pStyle w:val="80"/>
                      </w:pPr>
                      <w:r>
                        <w:rPr>
                          <w:rFonts w:hint="eastAsia"/>
                        </w:rPr>
                        <w:t># 性能测试脚本</w:t>
                      </w:r>
                    </w:p>
                    <w:p w14:paraId="6398673A">
                      <w:pPr>
                        <w:pStyle w:val="80"/>
                      </w:pPr>
                      <w:r>
                        <w:t>async def test_performance():</w:t>
                      </w:r>
                    </w:p>
                    <w:p w14:paraId="68BD099D">
                      <w:pPr>
                        <w:pStyle w:val="80"/>
                      </w:pPr>
                      <w:r>
                        <w:rPr>
                          <w:rFonts w:hint="eastAsia"/>
                        </w:rPr>
                        <w:t xml:space="preserve">    # 并发请求测试</w:t>
                      </w:r>
                    </w:p>
                    <w:p w14:paraId="3726BB4E">
                      <w:pPr>
                        <w:pStyle w:val="80"/>
                      </w:pPr>
                      <w:r>
                        <w:t xml:space="preserve">    async with aiohttp.ClientSession() as session:</w:t>
                      </w:r>
                    </w:p>
                    <w:p w14:paraId="63EC6F0F">
                      <w:pPr>
                        <w:pStyle w:val="80"/>
                      </w:pPr>
                      <w:r>
                        <w:t xml:space="preserve">        tasks = []</w:t>
                      </w:r>
                    </w:p>
                    <w:p w14:paraId="006D767C">
                      <w:pPr>
                        <w:pStyle w:val="80"/>
                      </w:pPr>
                      <w:r>
                        <w:t xml:space="preserve">        for _ in range(100):</w:t>
                      </w:r>
                    </w:p>
                    <w:p w14:paraId="026712F8">
                      <w:pPr>
                        <w:pStyle w:val="80"/>
                      </w:pPr>
                      <w:r>
                        <w:t xml:space="preserve">            task = asyncio.create_task(</w:t>
                      </w:r>
                    </w:p>
                    <w:p w14:paraId="474F761B">
                      <w:pPr>
                        <w:pStyle w:val="80"/>
                      </w:pPr>
                      <w:r>
                        <w:t xml:space="preserve">                session.get('http://localhost:8000/api/movies')</w:t>
                      </w:r>
                    </w:p>
                    <w:p w14:paraId="4E72D01F">
                      <w:pPr>
                        <w:pStyle w:val="80"/>
                      </w:pPr>
                      <w:r>
                        <w:t xml:space="preserve">            )</w:t>
                      </w:r>
                    </w:p>
                    <w:p w14:paraId="25A70C7B">
                      <w:pPr>
                        <w:pStyle w:val="80"/>
                      </w:pPr>
                      <w:r>
                        <w:t xml:space="preserve">            tasks.append(task)</w:t>
                      </w:r>
                    </w:p>
                    <w:p w14:paraId="14968EA6">
                      <w:pPr>
                        <w:pStyle w:val="80"/>
                      </w:pPr>
                      <w:r>
                        <w:t xml:space="preserve">        responses = await asyncio.gather(*tasks)</w:t>
                      </w:r>
                    </w:p>
                    <w:p w14:paraId="6EEB201D">
                      <w:pPr>
                        <w:pStyle w:val="80"/>
                      </w:pPr>
                      <w:r>
                        <w:t xml:space="preserve">        </w:t>
                      </w:r>
                    </w:p>
                    <w:p w14:paraId="4D3BE003">
                      <w:pPr>
                        <w:pStyle w:val="80"/>
                      </w:pPr>
                      <w:r>
                        <w:rPr>
                          <w:rFonts w:hint="eastAsia"/>
                        </w:rPr>
                        <w:t xml:space="preserve">        # 统计响应时间</w:t>
                      </w:r>
                    </w:p>
                    <w:p w14:paraId="0D0DA717">
                      <w:pPr>
                        <w:pStyle w:val="80"/>
                      </w:pPr>
                      <w:r>
                        <w:t xml:space="preserve">        response_times = []</w:t>
                      </w:r>
                    </w:p>
                    <w:p w14:paraId="5FCFC238">
                      <w:pPr>
                        <w:pStyle w:val="80"/>
                      </w:pPr>
                      <w:r>
                        <w:t xml:space="preserve">        for response in responses:</w:t>
                      </w:r>
                    </w:p>
                    <w:p w14:paraId="405AC645">
                      <w:pPr>
                        <w:pStyle w:val="80"/>
                      </w:pPr>
                      <w:r>
                        <w:t xml:space="preserve">            response_times.append(response.elapsed.total_seconds())</w:t>
                      </w:r>
                    </w:p>
                    <w:p w14:paraId="75751C6E">
                      <w:pPr>
                        <w:pStyle w:val="80"/>
                      </w:pPr>
                      <w:r>
                        <w:t xml:space="preserve">        </w:t>
                      </w:r>
                    </w:p>
                    <w:p w14:paraId="28D0A039">
                      <w:pPr>
                        <w:pStyle w:val="80"/>
                      </w:pPr>
                      <w:r>
                        <w:rPr>
                          <w:rFonts w:hint="eastAsia"/>
                        </w:rPr>
                        <w:t xml:space="preserve">        print(f"平均响应时间: {sum(response_times)/len(response_times)}秒")</w:t>
                      </w:r>
                    </w:p>
                  </w:txbxContent>
                </v:textbox>
                <w10:wrap type="none"/>
                <w10:anchorlock/>
              </v:rect>
            </w:pict>
          </mc:Fallback>
        </mc:AlternateContent>
      </w:r>
    </w:p>
    <w:p w14:paraId="62D2823E">
      <w:pPr>
        <w:pStyle w:val="59"/>
        <w:spacing w:before="291"/>
        <w:jc w:val="left"/>
      </w:pPr>
      <w:bookmarkStart w:id="90" w:name="_Toc195575041"/>
      <w:bookmarkStart w:id="91" w:name="_Toc195465470"/>
      <w:r>
        <w:rPr>
          <w:rFonts w:hint="eastAsia"/>
        </w:rPr>
        <w:t>功能测试</w:t>
      </w:r>
      <w:bookmarkEnd w:id="90"/>
      <w:bookmarkEnd w:id="91"/>
    </w:p>
    <w:p w14:paraId="40DB6927">
      <w:pPr>
        <w:pStyle w:val="10"/>
        <w:ind w:firstLine="442"/>
      </w:pPr>
      <w:r>
        <w:rPr>
          <w:rFonts w:hint="eastAsia"/>
        </w:rPr>
        <w:t>功能测试包括单元测试、集成测试、接口测试、边界测试、异常测试等，针对每个独立功能分别测试无误后，进行了项目的集成测试。集成测试用例如下，通过检查前后端接口情况，数据边界情况等，观察是否有异常报错。经过测试，系统未出现异常情况，功能性完整。</w:t>
      </w:r>
    </w:p>
    <w:p w14:paraId="3C5DD4D6">
      <w:pPr>
        <w:rPr>
          <w:sz w:val="24"/>
          <w:szCs w:val="32"/>
        </w:rPr>
      </w:pPr>
      <w:r>
        <w:rPr>
          <w:bCs/>
        </w:rPr>
        <mc:AlternateContent>
          <mc:Choice Requires="wps">
            <w:drawing>
              <wp:inline distT="0" distB="0" distL="0" distR="0">
                <wp:extent cx="5930900" cy="4946650"/>
                <wp:effectExtent l="0" t="0" r="12700" b="25400"/>
                <wp:docPr id="538859704" name="文本框 2"/>
                <wp:cNvGraphicFramePr/>
                <a:graphic xmlns:a="http://schemas.openxmlformats.org/drawingml/2006/main">
                  <a:graphicData uri="http://schemas.microsoft.com/office/word/2010/wordprocessingShape">
                    <wps:wsp>
                      <wps:cNvSpPr>
                        <a:spLocks noChangeArrowheads="1"/>
                      </wps:cNvSpPr>
                      <wps:spPr>
                        <a:xfrm>
                          <a:off x="0" y="0"/>
                          <a:ext cx="5930900" cy="4946650"/>
                        </a:xfrm>
                        <a:prstGeom prst="rect">
                          <a:avLst/>
                        </a:prstGeom>
                        <a:solidFill>
                          <a:srgbClr val="FFFFFF"/>
                        </a:solidFill>
                        <a:ln w="9525" cmpd="sng">
                          <a:solidFill>
                            <a:srgbClr val="000000"/>
                          </a:solidFill>
                          <a:miter lim="800000"/>
                        </a:ln>
                      </wps:spPr>
                      <wps:txbx>
                        <w:txbxContent>
                          <w:p w14:paraId="0E009F50">
                            <w:pPr>
                              <w:pStyle w:val="80"/>
                            </w:pPr>
                            <w:r>
                              <w:rPr>
                                <w:rFonts w:hint="eastAsia"/>
                              </w:rPr>
                              <w:t># 功能测试用例</w:t>
                            </w:r>
                          </w:p>
                          <w:p w14:paraId="48EC88D1">
                            <w:pPr>
                              <w:pStyle w:val="80"/>
                            </w:pPr>
                            <w:r>
                              <w:t>def test_user_registration():</w:t>
                            </w:r>
                          </w:p>
                          <w:p w14:paraId="3549A214">
                            <w:pPr>
                              <w:pStyle w:val="80"/>
                            </w:pPr>
                            <w:r>
                              <w:rPr>
                                <w:rFonts w:hint="eastAsia"/>
                              </w:rPr>
                              <w:t xml:space="preserve">    # 测试用户注册</w:t>
                            </w:r>
                          </w:p>
                          <w:p w14:paraId="64DB9F2C">
                            <w:pPr>
                              <w:pStyle w:val="80"/>
                            </w:pPr>
                            <w:r>
                              <w:t xml:space="preserve">    response = client.post(</w:t>
                            </w:r>
                          </w:p>
                          <w:p w14:paraId="587646E1">
                            <w:pPr>
                              <w:pStyle w:val="80"/>
                            </w:pPr>
                            <w:r>
                              <w:t xml:space="preserve">        "/api/users/register",</w:t>
                            </w:r>
                          </w:p>
                          <w:p w14:paraId="4C8A1528">
                            <w:pPr>
                              <w:pStyle w:val="80"/>
                            </w:pPr>
                            <w:r>
                              <w:t xml:space="preserve">        json={</w:t>
                            </w:r>
                          </w:p>
                          <w:p w14:paraId="685A7D31">
                            <w:pPr>
                              <w:pStyle w:val="80"/>
                            </w:pPr>
                            <w:r>
                              <w:t xml:space="preserve">            "username": "testuser",</w:t>
                            </w:r>
                          </w:p>
                          <w:p w14:paraId="72819C96">
                            <w:pPr>
                              <w:pStyle w:val="80"/>
                            </w:pPr>
                            <w:r>
                              <w:t xml:space="preserve">            "email": "test@example.com",</w:t>
                            </w:r>
                          </w:p>
                          <w:p w14:paraId="716113E3">
                            <w:pPr>
                              <w:pStyle w:val="80"/>
                            </w:pPr>
                            <w:r>
                              <w:t xml:space="preserve">            "password": "password123"</w:t>
                            </w:r>
                          </w:p>
                          <w:p w14:paraId="3444CCCC">
                            <w:pPr>
                              <w:pStyle w:val="80"/>
                            </w:pPr>
                            <w:r>
                              <w:t xml:space="preserve">        }</w:t>
                            </w:r>
                          </w:p>
                          <w:p w14:paraId="4E718626">
                            <w:pPr>
                              <w:pStyle w:val="80"/>
                            </w:pPr>
                            <w:r>
                              <w:t xml:space="preserve">    )</w:t>
                            </w:r>
                          </w:p>
                          <w:p w14:paraId="74344A0D">
                            <w:pPr>
                              <w:pStyle w:val="80"/>
                            </w:pPr>
                            <w:r>
                              <w:t xml:space="preserve">    assert response.status_code == 200</w:t>
                            </w:r>
                          </w:p>
                          <w:p w14:paraId="1509C44B">
                            <w:pPr>
                              <w:pStyle w:val="80"/>
                            </w:pPr>
                            <w:r>
                              <w:t xml:space="preserve">    assert response.json()["username"] == "testuser"</w:t>
                            </w:r>
                          </w:p>
                          <w:p w14:paraId="32BC368E">
                            <w:pPr>
                              <w:pStyle w:val="80"/>
                            </w:pPr>
                          </w:p>
                          <w:p w14:paraId="7985C019">
                            <w:pPr>
                              <w:pStyle w:val="80"/>
                            </w:pPr>
                            <w:r>
                              <w:t>def test_movie_review():</w:t>
                            </w:r>
                          </w:p>
                          <w:p w14:paraId="1B27691C">
                            <w:pPr>
                              <w:pStyle w:val="80"/>
                            </w:pPr>
                            <w:r>
                              <w:rPr>
                                <w:rFonts w:hint="eastAsia"/>
                              </w:rPr>
                              <w:t xml:space="preserve">    # 测试电影评论</w:t>
                            </w:r>
                          </w:p>
                          <w:p w14:paraId="51F80B8C">
                            <w:pPr>
                              <w:pStyle w:val="80"/>
                            </w:pPr>
                            <w:r>
                              <w:t xml:space="preserve">    response = client.post(</w:t>
                            </w:r>
                          </w:p>
                          <w:p w14:paraId="33DFD26D">
                            <w:pPr>
                              <w:pStyle w:val="80"/>
                            </w:pPr>
                            <w:r>
                              <w:t xml:space="preserve">        "/api/reviews",</w:t>
                            </w:r>
                          </w:p>
                          <w:p w14:paraId="2C986DE6">
                            <w:pPr>
                              <w:pStyle w:val="80"/>
                            </w:pPr>
                            <w:r>
                              <w:t xml:space="preserve">        json={</w:t>
                            </w:r>
                          </w:p>
                          <w:p w14:paraId="6EBCE346">
                            <w:pPr>
                              <w:pStyle w:val="80"/>
                            </w:pPr>
                            <w:r>
                              <w:t xml:space="preserve">            "movie_id": "123",</w:t>
                            </w:r>
                          </w:p>
                          <w:p w14:paraId="5F67E2A6">
                            <w:pPr>
                              <w:pStyle w:val="80"/>
                            </w:pPr>
                            <w:r>
                              <w:rPr>
                                <w:rFonts w:hint="eastAsia"/>
                              </w:rPr>
                              <w:t xml:space="preserve">            "content": "很好的电影",</w:t>
                            </w:r>
                          </w:p>
                          <w:p w14:paraId="2F6EDBA3">
                            <w:pPr>
                              <w:pStyle w:val="80"/>
                            </w:pPr>
                            <w:r>
                              <w:t xml:space="preserve">            "rating": 5</w:t>
                            </w:r>
                          </w:p>
                          <w:p w14:paraId="4AECD42E">
                            <w:pPr>
                              <w:pStyle w:val="80"/>
                            </w:pPr>
                            <w:r>
                              <w:t xml:space="preserve">        }</w:t>
                            </w:r>
                          </w:p>
                          <w:p w14:paraId="7A94CBFD">
                            <w:pPr>
                              <w:pStyle w:val="80"/>
                            </w:pPr>
                            <w:r>
                              <w:t xml:space="preserve">    )</w:t>
                            </w:r>
                          </w:p>
                          <w:p w14:paraId="39629C9A">
                            <w:pPr>
                              <w:pStyle w:val="80"/>
                            </w:pPr>
                            <w:r>
                              <w:t xml:space="preserve">    assert response.status_code == 200</w:t>
                            </w:r>
                          </w:p>
                          <w:p w14:paraId="171E84CF">
                            <w:pPr>
                              <w:pStyle w:val="80"/>
                            </w:pPr>
                            <w:r>
                              <w:t xml:space="preserve">    assert response.json()["sentiment"] == "positive"</w:t>
                            </w:r>
                          </w:p>
                        </w:txbxContent>
                      </wps:txbx>
                      <wps:bodyPr rot="0" vert="horz" wrap="square" lIns="91440" tIns="45720" rIns="91440" bIns="45720" anchor="t" anchorCtr="0" upright="1">
                        <a:noAutofit/>
                      </wps:bodyPr>
                    </wps:wsp>
                  </a:graphicData>
                </a:graphic>
              </wp:inline>
            </w:drawing>
          </mc:Choice>
          <mc:Fallback>
            <w:pict>
              <v:rect id="文本框 2" o:spid="_x0000_s1026" o:spt="1" style="height:389.5pt;width:467pt;" fillcolor="#FFFFFF" filled="t" stroked="t" coordsize="21600,21600" o:gfxdata="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&#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CQGXFLUAAAABQEAAA8AAAAAAAAAAQAgAAAAIgAAAGRy&#10;cy9kb3ducmV2LnhtbFBLAQIUABQAAAAIAIdO4kConXgEQgIAAIMEAAAOAAAAAAAAAAEAIAAAACMB&#10;AABkcnMvZTJvRG9jLnhtbFBLBQYAAAAABgAGAFkBAADXBQAAAAA=&#10;">
                <v:fill on="t" focussize="0,0"/>
                <v:stroke color="#000000" miterlimit="8" joinstyle="miter"/>
                <v:imagedata o:title=""/>
                <o:lock v:ext="edit" aspectratio="f"/>
                <v:textbox>
                  <w:txbxContent>
                    <w:p w14:paraId="0E009F50">
                      <w:pPr>
                        <w:pStyle w:val="80"/>
                      </w:pPr>
                      <w:r>
                        <w:rPr>
                          <w:rFonts w:hint="eastAsia"/>
                        </w:rPr>
                        <w:t># 功能测试用例</w:t>
                      </w:r>
                    </w:p>
                    <w:p w14:paraId="48EC88D1">
                      <w:pPr>
                        <w:pStyle w:val="80"/>
                      </w:pPr>
                      <w:r>
                        <w:t>def test_user_registration():</w:t>
                      </w:r>
                    </w:p>
                    <w:p w14:paraId="3549A214">
                      <w:pPr>
                        <w:pStyle w:val="80"/>
                      </w:pPr>
                      <w:r>
                        <w:rPr>
                          <w:rFonts w:hint="eastAsia"/>
                        </w:rPr>
                        <w:t xml:space="preserve">    # 测试用户注册</w:t>
                      </w:r>
                    </w:p>
                    <w:p w14:paraId="64DB9F2C">
                      <w:pPr>
                        <w:pStyle w:val="80"/>
                      </w:pPr>
                      <w:r>
                        <w:t xml:space="preserve">    response = client.post(</w:t>
                      </w:r>
                    </w:p>
                    <w:p w14:paraId="587646E1">
                      <w:pPr>
                        <w:pStyle w:val="80"/>
                      </w:pPr>
                      <w:r>
                        <w:t xml:space="preserve">        "/api/users/register",</w:t>
                      </w:r>
                    </w:p>
                    <w:p w14:paraId="4C8A1528">
                      <w:pPr>
                        <w:pStyle w:val="80"/>
                      </w:pPr>
                      <w:r>
                        <w:t xml:space="preserve">        json={</w:t>
                      </w:r>
                    </w:p>
                    <w:p w14:paraId="685A7D31">
                      <w:pPr>
                        <w:pStyle w:val="80"/>
                      </w:pPr>
                      <w:r>
                        <w:t xml:space="preserve">            "username": "testuser",</w:t>
                      </w:r>
                    </w:p>
                    <w:p w14:paraId="72819C96">
                      <w:pPr>
                        <w:pStyle w:val="80"/>
                      </w:pPr>
                      <w:r>
                        <w:t xml:space="preserve">            "email": "test@example.com",</w:t>
                      </w:r>
                    </w:p>
                    <w:p w14:paraId="716113E3">
                      <w:pPr>
                        <w:pStyle w:val="80"/>
                      </w:pPr>
                      <w:r>
                        <w:t xml:space="preserve">            "password": "password123"</w:t>
                      </w:r>
                    </w:p>
                    <w:p w14:paraId="3444CCCC">
                      <w:pPr>
                        <w:pStyle w:val="80"/>
                      </w:pPr>
                      <w:r>
                        <w:t xml:space="preserve">        }</w:t>
                      </w:r>
                    </w:p>
                    <w:p w14:paraId="4E718626">
                      <w:pPr>
                        <w:pStyle w:val="80"/>
                      </w:pPr>
                      <w:r>
                        <w:t xml:space="preserve">    )</w:t>
                      </w:r>
                    </w:p>
                    <w:p w14:paraId="74344A0D">
                      <w:pPr>
                        <w:pStyle w:val="80"/>
                      </w:pPr>
                      <w:r>
                        <w:t xml:space="preserve">    assert response.status_code == 200</w:t>
                      </w:r>
                    </w:p>
                    <w:p w14:paraId="1509C44B">
                      <w:pPr>
                        <w:pStyle w:val="80"/>
                      </w:pPr>
                      <w:r>
                        <w:t xml:space="preserve">    assert response.json()["username"] == "testuser"</w:t>
                      </w:r>
                    </w:p>
                    <w:p w14:paraId="32BC368E">
                      <w:pPr>
                        <w:pStyle w:val="80"/>
                      </w:pPr>
                    </w:p>
                    <w:p w14:paraId="7985C019">
                      <w:pPr>
                        <w:pStyle w:val="80"/>
                      </w:pPr>
                      <w:r>
                        <w:t>def test_movie_review():</w:t>
                      </w:r>
                    </w:p>
                    <w:p w14:paraId="1B27691C">
                      <w:pPr>
                        <w:pStyle w:val="80"/>
                      </w:pPr>
                      <w:r>
                        <w:rPr>
                          <w:rFonts w:hint="eastAsia"/>
                        </w:rPr>
                        <w:t xml:space="preserve">    # 测试电影评论</w:t>
                      </w:r>
                    </w:p>
                    <w:p w14:paraId="51F80B8C">
                      <w:pPr>
                        <w:pStyle w:val="80"/>
                      </w:pPr>
                      <w:r>
                        <w:t xml:space="preserve">    response = client.post(</w:t>
                      </w:r>
                    </w:p>
                    <w:p w14:paraId="33DFD26D">
                      <w:pPr>
                        <w:pStyle w:val="80"/>
                      </w:pPr>
                      <w:r>
                        <w:t xml:space="preserve">        "/api/reviews",</w:t>
                      </w:r>
                    </w:p>
                    <w:p w14:paraId="2C986DE6">
                      <w:pPr>
                        <w:pStyle w:val="80"/>
                      </w:pPr>
                      <w:r>
                        <w:t xml:space="preserve">        json={</w:t>
                      </w:r>
                    </w:p>
                    <w:p w14:paraId="6EBCE346">
                      <w:pPr>
                        <w:pStyle w:val="80"/>
                      </w:pPr>
                      <w:r>
                        <w:t xml:space="preserve">            "movie_id": "123",</w:t>
                      </w:r>
                    </w:p>
                    <w:p w14:paraId="5F67E2A6">
                      <w:pPr>
                        <w:pStyle w:val="80"/>
                      </w:pPr>
                      <w:r>
                        <w:rPr>
                          <w:rFonts w:hint="eastAsia"/>
                        </w:rPr>
                        <w:t xml:space="preserve">            "content": "很好的电影",</w:t>
                      </w:r>
                    </w:p>
                    <w:p w14:paraId="2F6EDBA3">
                      <w:pPr>
                        <w:pStyle w:val="80"/>
                      </w:pPr>
                      <w:r>
                        <w:t xml:space="preserve">            "rating": 5</w:t>
                      </w:r>
                    </w:p>
                    <w:p w14:paraId="4AECD42E">
                      <w:pPr>
                        <w:pStyle w:val="80"/>
                      </w:pPr>
                      <w:r>
                        <w:t xml:space="preserve">        }</w:t>
                      </w:r>
                    </w:p>
                    <w:p w14:paraId="7A94CBFD">
                      <w:pPr>
                        <w:pStyle w:val="80"/>
                      </w:pPr>
                      <w:r>
                        <w:t xml:space="preserve">    )</w:t>
                      </w:r>
                    </w:p>
                    <w:p w14:paraId="39629C9A">
                      <w:pPr>
                        <w:pStyle w:val="80"/>
                      </w:pPr>
                      <w:r>
                        <w:t xml:space="preserve">    assert response.status_code == 200</w:t>
                      </w:r>
                    </w:p>
                    <w:p w14:paraId="171E84CF">
                      <w:pPr>
                        <w:pStyle w:val="80"/>
                      </w:pPr>
                      <w:r>
                        <w:t xml:space="preserve">    assert response.json()["sentiment"] == "positive"</w:t>
                      </w:r>
                    </w:p>
                  </w:txbxContent>
                </v:textbox>
                <w10:wrap type="none"/>
                <w10:anchorlock/>
              </v:rect>
            </w:pict>
          </mc:Fallback>
        </mc:AlternateContent>
      </w:r>
    </w:p>
    <w:p w14:paraId="76BADD25">
      <w:pPr>
        <w:rPr>
          <w:sz w:val="24"/>
          <w:szCs w:val="32"/>
        </w:rPr>
      </w:pPr>
    </w:p>
    <w:p w14:paraId="79C2D89D">
      <w:pPr>
        <w:pStyle w:val="59"/>
        <w:spacing w:before="291"/>
        <w:jc w:val="left"/>
      </w:pPr>
      <w:bookmarkStart w:id="92" w:name="_Toc195465471"/>
      <w:bookmarkStart w:id="93" w:name="_Toc195575042"/>
      <w:r>
        <w:rPr>
          <w:rFonts w:hint="eastAsia"/>
        </w:rPr>
        <w:t>用户测试</w:t>
      </w:r>
      <w:bookmarkEnd w:id="92"/>
      <w:bookmarkEnd w:id="93"/>
    </w:p>
    <w:p w14:paraId="42FCE8C2">
      <w:pPr>
        <w:pStyle w:val="10"/>
        <w:ind w:firstLine="442"/>
      </w:pPr>
      <w:r>
        <w:rPr>
          <w:rFonts w:hint="eastAsia"/>
        </w:rPr>
        <w:t>用户测试主要包括界面易用性、功能完整性、响应速度、错误处理、数据准确性等方面。通过评估用户界面功能是否完整易用，结合系统响应速度可以大致得到用户的体验感受。在本系统中做了很多额外的提示引导信息以增强用户的体验感。</w:t>
      </w:r>
    </w:p>
    <w:p w14:paraId="7B7A3FB4">
      <w:pPr>
        <w:pStyle w:val="84"/>
        <w:keepNext/>
      </w:pPr>
      <w:r>
        <w:drawing>
          <wp:inline distT="0" distB="0" distL="0" distR="0">
            <wp:extent cx="5124450" cy="2102485"/>
            <wp:effectExtent l="0" t="0" r="0" b="0"/>
            <wp:docPr id="4494730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73024" name="图片 1"/>
                    <pic:cNvPicPr>
                      <a:picLocks noChangeAspect="1"/>
                    </pic:cNvPicPr>
                  </pic:nvPicPr>
                  <pic:blipFill>
                    <a:blip r:embed="rId38"/>
                    <a:stretch>
                      <a:fillRect/>
                    </a:stretch>
                  </pic:blipFill>
                  <pic:spPr>
                    <a:xfrm>
                      <a:off x="0" y="0"/>
                      <a:ext cx="5134177" cy="2106906"/>
                    </a:xfrm>
                    <a:prstGeom prst="rect">
                      <a:avLst/>
                    </a:prstGeom>
                  </pic:spPr>
                </pic:pic>
              </a:graphicData>
            </a:graphic>
          </wp:inline>
        </w:drawing>
      </w:r>
    </w:p>
    <w:p w14:paraId="1BEAC571">
      <w:pPr>
        <w:pStyle w:val="9"/>
      </w:pPr>
      <w:r>
        <w:t xml:space="preserve">图 </w:t>
      </w:r>
      <w:r>
        <w:fldChar w:fldCharType="begin"/>
      </w:r>
      <w:r>
        <w:instrText xml:space="preserve"> STYLEREF 1 \s </w:instrText>
      </w:r>
      <w:r>
        <w:fldChar w:fldCharType="separate"/>
      </w:r>
      <w:r>
        <w:t>4</w:t>
      </w:r>
      <w:r>
        <w:fldChar w:fldCharType="end"/>
      </w:r>
      <w:r>
        <w:noBreakHyphen/>
      </w:r>
      <w:r>
        <w:fldChar w:fldCharType="begin"/>
      </w:r>
      <w:r>
        <w:instrText xml:space="preserve"> SEQ 图 \* ARABIC \s 1 </w:instrText>
      </w:r>
      <w:r>
        <w:fldChar w:fldCharType="separate"/>
      </w:r>
      <w:r>
        <w:t>14</w:t>
      </w:r>
      <w:r>
        <w:fldChar w:fldCharType="end"/>
      </w:r>
      <w:r>
        <w:rPr>
          <w:rFonts w:hint="eastAsia"/>
        </w:rPr>
        <w:t xml:space="preserve"> 用户界面提示信息示例</w:t>
      </w:r>
      <w:bookmarkStart w:id="94" w:name="_Toc134774584"/>
    </w:p>
    <w:p w14:paraId="18A54D01">
      <w:pPr>
        <w:pStyle w:val="56"/>
        <w:jc w:val="left"/>
      </w:pPr>
      <w:bookmarkStart w:id="95" w:name="_Toc195465472"/>
      <w:bookmarkStart w:id="96" w:name="_Toc195575043"/>
      <w:r>
        <w:rPr>
          <w:rFonts w:hint="eastAsia"/>
        </w:rPr>
        <w:t>本章小结</w:t>
      </w:r>
      <w:bookmarkEnd w:id="94"/>
      <w:bookmarkEnd w:id="95"/>
      <w:bookmarkEnd w:id="96"/>
    </w:p>
    <w:p w14:paraId="1887E7BF">
      <w:pPr>
        <w:spacing w:line="400" w:lineRule="exact"/>
        <w:ind w:firstLine="442" w:firstLineChars="200"/>
        <w:rPr>
          <w:sz w:val="24"/>
        </w:rPr>
      </w:pPr>
      <w:r>
        <w:rPr>
          <w:rFonts w:hint="eastAsia"/>
          <w:sz w:val="24"/>
        </w:rPr>
        <w:t>本章详细介绍了系统的实现过程，包括</w:t>
      </w:r>
      <w:r>
        <w:rPr>
          <w:rFonts w:hint="eastAsia"/>
          <w:sz w:val="24"/>
        </w:rPr>
        <w:tab/>
      </w:r>
      <w:r>
        <w:rPr>
          <w:rFonts w:hint="eastAsia"/>
          <w:sz w:val="24"/>
        </w:rPr>
        <w:t>开发环境的搭建、核心功能模块的实现、系统测试和优化、部署方案等内容。系统实现了预期的所有功能，并通过测试验证了其可靠性和性能。</w:t>
      </w:r>
    </w:p>
    <w:p w14:paraId="30D24FB2">
      <w:pPr>
        <w:spacing w:line="400" w:lineRule="exact"/>
        <w:ind w:firstLine="442" w:firstLineChars="200"/>
        <w:rPr>
          <w:sz w:val="24"/>
        </w:rPr>
      </w:pPr>
    </w:p>
    <w:p w14:paraId="0F483A2E">
      <w:pPr>
        <w:widowControl/>
        <w:jc w:val="left"/>
        <w:rPr>
          <w:sz w:val="24"/>
        </w:rPr>
      </w:pPr>
      <w:r>
        <w:rPr>
          <w:sz w:val="24"/>
        </w:rPr>
        <w:br w:type="page"/>
      </w:r>
    </w:p>
    <w:p w14:paraId="60ECBA5F">
      <w:pPr>
        <w:pStyle w:val="2"/>
        <w:jc w:val="left"/>
      </w:pPr>
      <w:bookmarkStart w:id="97" w:name="_Toc195575044"/>
      <w:bookmarkStart w:id="98" w:name="_Toc195465473"/>
      <w:bookmarkStart w:id="99" w:name="_Toc134774575"/>
      <w:commentRangeStart w:id="34"/>
      <w:r>
        <w:rPr>
          <w:rFonts w:hint="eastAsia"/>
        </w:rPr>
        <w:t>实验</w:t>
      </w:r>
      <w:commentRangeEnd w:id="34"/>
      <w:r>
        <w:rPr>
          <w:rStyle w:val="39"/>
          <w:rFonts w:eastAsia="宋体"/>
          <w:b w:val="0"/>
          <w:bCs w:val="0"/>
          <w:kern w:val="2"/>
        </w:rPr>
        <w:commentReference w:id="34"/>
      </w:r>
      <w:r>
        <w:rPr>
          <w:rFonts w:hint="eastAsia"/>
        </w:rPr>
        <w:t>方法</w:t>
      </w:r>
      <w:bookmarkEnd w:id="97"/>
      <w:bookmarkEnd w:id="98"/>
    </w:p>
    <w:p w14:paraId="74B6A92C">
      <w:pPr>
        <w:pStyle w:val="56"/>
        <w:jc w:val="left"/>
      </w:pPr>
      <w:bookmarkStart w:id="100" w:name="_Toc195465474"/>
      <w:bookmarkStart w:id="101" w:name="_Toc195575045"/>
      <w:r>
        <w:rPr>
          <w:rFonts w:hint="eastAsia"/>
        </w:rPr>
        <w:t>数据</w:t>
      </w:r>
      <w:bookmarkEnd w:id="99"/>
      <w:r>
        <w:rPr>
          <w:rFonts w:hint="eastAsia"/>
        </w:rPr>
        <w:t>集简介</w:t>
      </w:r>
      <w:bookmarkEnd w:id="100"/>
      <w:bookmarkEnd w:id="101"/>
    </w:p>
    <w:p w14:paraId="1E84F4F2">
      <w:pPr>
        <w:pStyle w:val="10"/>
        <w:ind w:firstLine="442"/>
      </w:pPr>
      <w:r>
        <w:rPr>
          <w:rFonts w:hint="eastAsia"/>
          <w:szCs w:val="32"/>
        </w:rPr>
        <w:t>数据集来自从爱奇艺爬取的1018部电影数据，其中包含</w:t>
      </w:r>
      <w:r>
        <w:rPr>
          <w:rFonts w:hint="eastAsia"/>
        </w:rPr>
        <w:t>4324956</w:t>
      </w:r>
      <w:r>
        <w:rPr>
          <w:rFonts w:hint="eastAsia"/>
          <w:szCs w:val="32"/>
        </w:rPr>
        <w:t>条影评数据等。</w:t>
      </w:r>
      <w:r>
        <w:rPr>
          <w:rFonts w:hint="eastAsia"/>
        </w:rPr>
        <w:t>在数据存储和预处理结束后，通过聚合查询对数据进行初步分析。得到以下信息：从爱奇艺获取</w:t>
      </w:r>
      <w:r>
        <w:rPr>
          <w:rFonts w:hint="eastAsia"/>
          <w:szCs w:val="32"/>
        </w:rPr>
        <w:t>3272529</w:t>
      </w:r>
      <w:r>
        <w:rPr>
          <w:rFonts w:hint="eastAsia"/>
        </w:rPr>
        <w:t>评论，超过2000条评论的电影有683个，占电影总数的33.8%。数据的格式可参照图5-1，以JSON数据的格式存储。其中，电影的评论信息是一个列表，在进行了数据变换后，评论也以列表的形式存储。图片在经过转换过后，也可以以文本的形式存储，具体情况如图5-2所示，其中type是图片编码前的格式。</w:t>
      </w:r>
    </w:p>
    <w:p w14:paraId="6DB5BA68">
      <w:pPr>
        <w:pStyle w:val="84"/>
        <w:keepNext/>
      </w:pPr>
      <w:r>
        <w:drawing>
          <wp:inline distT="0" distB="0" distL="0" distR="0">
            <wp:extent cx="4076700" cy="1663700"/>
            <wp:effectExtent l="0" t="0" r="0" b="0"/>
            <wp:docPr id="3321440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44006" name="图片 1"/>
                    <pic:cNvPicPr>
                      <a:picLocks noChangeAspect="1"/>
                    </pic:cNvPicPr>
                  </pic:nvPicPr>
                  <pic:blipFill>
                    <a:blip r:embed="rId39"/>
                    <a:stretch>
                      <a:fillRect/>
                    </a:stretch>
                  </pic:blipFill>
                  <pic:spPr>
                    <a:xfrm>
                      <a:off x="0" y="0"/>
                      <a:ext cx="4076910" cy="1663786"/>
                    </a:xfrm>
                    <a:prstGeom prst="rect">
                      <a:avLst/>
                    </a:prstGeom>
                  </pic:spPr>
                </pic:pic>
              </a:graphicData>
            </a:graphic>
          </wp:inline>
        </w:drawing>
      </w:r>
    </w:p>
    <w:p w14:paraId="6FBD2775">
      <w:pPr>
        <w:pStyle w:val="9"/>
      </w:pPr>
      <w:r>
        <w:t xml:space="preserve">图 </w:t>
      </w:r>
      <w:r>
        <w:fldChar w:fldCharType="begin"/>
      </w:r>
      <w:r>
        <w:instrText xml:space="preserve"> STYLEREF 1 \s </w:instrText>
      </w:r>
      <w:r>
        <w:fldChar w:fldCharType="separate"/>
      </w:r>
      <w:r>
        <w:t>5</w:t>
      </w:r>
      <w:r>
        <w:fldChar w:fldCharType="end"/>
      </w:r>
      <w:r>
        <w:noBreakHyphen/>
      </w:r>
      <w:r>
        <w:fldChar w:fldCharType="begin"/>
      </w:r>
      <w:r>
        <w:instrText xml:space="preserve"> SEQ 图 \* ARABIC \s 1 </w:instrText>
      </w:r>
      <w:r>
        <w:fldChar w:fldCharType="separate"/>
      </w:r>
      <w:r>
        <w:t>1</w:t>
      </w:r>
      <w:r>
        <w:fldChar w:fldCharType="end"/>
      </w:r>
      <w:r>
        <w:rPr>
          <w:rFonts w:hint="eastAsia"/>
        </w:rPr>
        <w:t xml:space="preserve"> 数据集结构</w:t>
      </w:r>
    </w:p>
    <w:p w14:paraId="469FA120">
      <w:pPr>
        <w:pStyle w:val="84"/>
        <w:keepNext/>
      </w:pPr>
      <w:r>
        <w:drawing>
          <wp:inline distT="0" distB="0" distL="0" distR="0">
            <wp:extent cx="5940425" cy="708660"/>
            <wp:effectExtent l="0" t="0" r="3175" b="0"/>
            <wp:docPr id="1785613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613460" name="图片 1"/>
                    <pic:cNvPicPr>
                      <a:picLocks noChangeAspect="1"/>
                    </pic:cNvPicPr>
                  </pic:nvPicPr>
                  <pic:blipFill>
                    <a:blip r:embed="rId40"/>
                    <a:stretch>
                      <a:fillRect/>
                    </a:stretch>
                  </pic:blipFill>
                  <pic:spPr>
                    <a:xfrm>
                      <a:off x="0" y="0"/>
                      <a:ext cx="5940425" cy="708660"/>
                    </a:xfrm>
                    <a:prstGeom prst="rect">
                      <a:avLst/>
                    </a:prstGeom>
                  </pic:spPr>
                </pic:pic>
              </a:graphicData>
            </a:graphic>
          </wp:inline>
        </w:drawing>
      </w:r>
    </w:p>
    <w:p w14:paraId="74F51892">
      <w:pPr>
        <w:pStyle w:val="9"/>
      </w:pPr>
      <w:r>
        <w:t xml:space="preserve">图 </w:t>
      </w:r>
      <w:r>
        <w:fldChar w:fldCharType="begin"/>
      </w:r>
      <w:r>
        <w:instrText xml:space="preserve"> STYLEREF 1 \s </w:instrText>
      </w:r>
      <w:r>
        <w:fldChar w:fldCharType="separate"/>
      </w:r>
      <w:r>
        <w:t>5</w:t>
      </w:r>
      <w:r>
        <w:fldChar w:fldCharType="end"/>
      </w:r>
      <w:r>
        <w:noBreakHyphen/>
      </w:r>
      <w:r>
        <w:fldChar w:fldCharType="begin"/>
      </w:r>
      <w:r>
        <w:instrText xml:space="preserve"> SEQ 图 \* ARABIC \s 1 </w:instrText>
      </w:r>
      <w:r>
        <w:fldChar w:fldCharType="separate"/>
      </w:r>
      <w:r>
        <w:t>2</w:t>
      </w:r>
      <w:r>
        <w:fldChar w:fldCharType="end"/>
      </w:r>
      <w:r>
        <w:rPr>
          <w:rFonts w:hint="eastAsia"/>
        </w:rPr>
        <w:t xml:space="preserve"> 图片存储格式</w:t>
      </w:r>
    </w:p>
    <w:p w14:paraId="79BC91F8">
      <w:pPr>
        <w:pStyle w:val="56"/>
        <w:jc w:val="left"/>
      </w:pPr>
      <w:bookmarkStart w:id="102" w:name="_Toc195575046"/>
      <w:bookmarkStart w:id="103" w:name="_Toc195465475"/>
      <w:r>
        <w:rPr>
          <w:rFonts w:hint="eastAsia"/>
        </w:rPr>
        <w:t>BERT模型训练</w:t>
      </w:r>
      <w:bookmarkEnd w:id="102"/>
      <w:bookmarkEnd w:id="103"/>
    </w:p>
    <w:p w14:paraId="5238DDE4">
      <w:pPr>
        <w:pStyle w:val="10"/>
        <w:ind w:firstLine="442"/>
      </w:pPr>
      <w:r>
        <w:rPr>
          <w:rFonts w:hint="eastAsia"/>
        </w:rPr>
        <w:t>在情感分析模型的选型上，本研究决定采用在自然语言处理领域表现卓越的BERT（Bidirectional Encoder Representations from Transformers）模型。具体而言，我们选用了bert-base-chinese预训练模型，该模型基于海量中文语料进行训练，对中文的语法结构和语义特征具有深刻的理解能力，且其参数规模在性能与计算资源消耗之间取得了较好的平衡，适合在现有硬件条件下进行微调。模型训练的核心在于微调（Fine-tuning）过程，即将预训练好的BERT模型应用于下游的特定任务——电影评论情感分类。我们解冻预训练模型的参数，并在其顶部添加一个简单的分类层（通常是全连接层加Softmax激活函数），然后使用经过预处理和标注的电影评论数据集对整个模型（或仅部分层）进行进一步训练。这个过程使得模型能够学习到电影评论领域特有的语言模式和情感表达方式。超参数的选择对模型性能至关重要，如5.2.2节代码片段所示，我们通过实验确定了合适的训练轮数（num_train_epochs=3），以在充分学习和防止过拟合间取得平衡；设定了设备训练批次大小（per_device_train_batch_size=16）和评估批次大小（per_device_eval_batch_size=64），以兼顾GPU显存限制和梯度估计的稳定性；采用了带有预热（warmup_steps=500）的学习率调度策略和权重衰减（weight_decay=0.01），以帮助模型更快收敛并提高泛化能力。损失函数的构建（5.2.3节）采用了适用于多分类任务的标准交叉熵损失函数（CrossEntropyLoss），它通过计算模型预测概率分布与真实标签分布之间的差异来指导模型参数的优化方向，有效惩罚错误预测。模型优化（5.2.4节）方面，除了上述学习率调整和权重衰减策略，我们还引入了早停（Early Stopping）机制，通过监控模型在独立验证集上的性能指标（如准确率或F1分数），在指标不再提升时提前终止训练，从而有效避免模型在训练集上过拟合。同时，对批量大小的选择也进行了细致考量，平衡了训练速度、内存占用和模型的泛化性能。未来工作中，还可以考虑模型集成（Ensemble Methods）等策略，通过结合多个独立训练的模型预测结果，进一步提升整体情感分析的稳定性和准确性。</w:t>
      </w:r>
    </w:p>
    <w:p w14:paraId="6AA544F9">
      <w:pPr>
        <w:pStyle w:val="59"/>
        <w:spacing w:before="291"/>
        <w:jc w:val="left"/>
      </w:pPr>
      <w:bookmarkStart w:id="104" w:name="_Toc195575047"/>
      <w:bookmarkStart w:id="105" w:name="_Toc195465476"/>
      <w:r>
        <w:rPr>
          <w:rFonts w:hint="eastAsia"/>
        </w:rPr>
        <w:t>模型选择</w:t>
      </w:r>
      <w:bookmarkEnd w:id="104"/>
      <w:bookmarkEnd w:id="105"/>
    </w:p>
    <w:p w14:paraId="6153F9CB">
      <w:pPr>
        <w:pStyle w:val="10"/>
        <w:ind w:firstLine="442"/>
      </w:pPr>
      <w:r>
        <w:rPr>
          <w:rFonts w:hint="eastAsia"/>
        </w:rPr>
        <w:t>选择BERT-base-chinese作为基础模型，支持中文处理、预训练效果好、计算资源需求适中。代码如下：</w:t>
      </w:r>
    </w:p>
    <w:p w14:paraId="6DA2CBD1">
      <w:pPr>
        <w:pStyle w:val="84"/>
      </w:pPr>
      <w:r>
        <mc:AlternateContent>
          <mc:Choice Requires="wps">
            <w:drawing>
              <wp:inline distT="0" distB="0" distL="0" distR="0">
                <wp:extent cx="5930900" cy="1974850"/>
                <wp:effectExtent l="0" t="0" r="12700" b="25400"/>
                <wp:docPr id="687266804" name="文本框 2"/>
                <wp:cNvGraphicFramePr/>
                <a:graphic xmlns:a="http://schemas.openxmlformats.org/drawingml/2006/main">
                  <a:graphicData uri="http://schemas.microsoft.com/office/word/2010/wordprocessingShape">
                    <wps:wsp>
                      <wps:cNvSpPr>
                        <a:spLocks noChangeArrowheads="1"/>
                      </wps:cNvSpPr>
                      <wps:spPr>
                        <a:xfrm>
                          <a:off x="0" y="0"/>
                          <a:ext cx="5930900" cy="1974850"/>
                        </a:xfrm>
                        <a:prstGeom prst="rect">
                          <a:avLst/>
                        </a:prstGeom>
                        <a:solidFill>
                          <a:srgbClr val="FFFFFF"/>
                        </a:solidFill>
                        <a:ln w="9525" cmpd="sng">
                          <a:solidFill>
                            <a:srgbClr val="000000"/>
                          </a:solidFill>
                          <a:miter lim="800000"/>
                        </a:ln>
                      </wps:spPr>
                      <wps:txbx>
                        <w:txbxContent>
                          <w:p w14:paraId="2157DF4F">
                            <w:pPr>
                              <w:pStyle w:val="80"/>
                              <w:ind w:firstLine="442"/>
                            </w:pPr>
                            <w:r>
                              <w:t>model = BertForSequenceClassification.from_pretrained('bert-base-uncased', num_labels=2)</w:t>
                            </w:r>
                          </w:p>
                          <w:p w14:paraId="431E8BC0">
                            <w:pPr>
                              <w:pStyle w:val="80"/>
                              <w:ind w:firstLine="442"/>
                            </w:pPr>
                            <w:r>
                              <w:rPr>
                                <w:rFonts w:hint="eastAsia"/>
                              </w:rPr>
                              <w:t>model.to(device)  # 将模型移动到选定设备</w:t>
                            </w:r>
                          </w:p>
                          <w:p w14:paraId="05E42B7B">
                            <w:pPr>
                              <w:pStyle w:val="80"/>
                              <w:ind w:firstLine="442"/>
                            </w:pPr>
                          </w:p>
                          <w:p w14:paraId="1D64C249">
                            <w:pPr>
                              <w:pStyle w:val="80"/>
                              <w:ind w:firstLine="442"/>
                            </w:pPr>
                            <w:r>
                              <w:rPr>
                                <w:rFonts w:hint="eastAsia"/>
                              </w:rPr>
                              <w:t># 使用Trainer API进行训练</w:t>
                            </w:r>
                          </w:p>
                          <w:p w14:paraId="3D7E31A1">
                            <w:pPr>
                              <w:pStyle w:val="80"/>
                              <w:ind w:firstLine="442"/>
                            </w:pPr>
                            <w:r>
                              <w:t>trainer = Trainer(</w:t>
                            </w:r>
                          </w:p>
                          <w:p w14:paraId="2D42AF6D">
                            <w:pPr>
                              <w:pStyle w:val="80"/>
                              <w:ind w:firstLine="442"/>
                            </w:pPr>
                            <w:r>
                              <w:t xml:space="preserve">    model=model,</w:t>
                            </w:r>
                          </w:p>
                          <w:p w14:paraId="7250BC71">
                            <w:pPr>
                              <w:pStyle w:val="80"/>
                              <w:ind w:firstLine="442"/>
                            </w:pPr>
                            <w:r>
                              <w:t xml:space="preserve">    args=training_args,</w:t>
                            </w:r>
                          </w:p>
                          <w:p w14:paraId="1E5A1EB5">
                            <w:pPr>
                              <w:pStyle w:val="80"/>
                              <w:ind w:firstLine="442"/>
                            </w:pPr>
                            <w:r>
                              <w:rPr>
                                <w:rFonts w:hint="eastAsia"/>
                              </w:rPr>
                              <w:t xml:space="preserve">    train_dataset=encoded_dataset['train'].shuffle().select(range(1000)),  # 示例中只用了部分数据以节省时间</w:t>
                            </w:r>
                          </w:p>
                          <w:p w14:paraId="0258CFB6">
                            <w:pPr>
                              <w:pStyle w:val="80"/>
                              <w:ind w:firstLine="442"/>
                            </w:pPr>
                            <w:r>
                              <w:rPr>
                                <w:rFonts w:hint="eastAsia"/>
                              </w:rPr>
                              <w:t xml:space="preserve">    eval_dataset=encoded_dataset['test'].shuffle().select(range(1000)),    # 同上</w:t>
                            </w:r>
                          </w:p>
                          <w:p w14:paraId="2425374F">
                            <w:pPr>
                              <w:pStyle w:val="80"/>
                              <w:ind w:firstLine="442"/>
                            </w:pPr>
                            <w:r>
                              <w:t>)</w:t>
                            </w:r>
                          </w:p>
                        </w:txbxContent>
                      </wps:txbx>
                      <wps:bodyPr rot="0" vert="horz" wrap="square" lIns="91440" tIns="45720" rIns="91440" bIns="45720" anchor="t" anchorCtr="0" upright="1">
                        <a:noAutofit/>
                      </wps:bodyPr>
                    </wps:wsp>
                  </a:graphicData>
                </a:graphic>
              </wp:inline>
            </w:drawing>
          </mc:Choice>
          <mc:Fallback>
            <w:pict>
              <v:rect id="文本框 2" o:spid="_x0000_s1026" o:spt="1" style="height:155.5pt;width:467pt;" fillcolor="#FFFFFF" filled="t" stroked="t" coordsize="21600,21600" o:gfxdata="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UEYbZdMAAAAFAQAADwAAAAAAAAABACAAAAAiAAAAZHJz&#10;L2Rvd25yZXYueG1sUEsBAhQAFAAAAAgAh07iQL1HEQtCAgAAgwQAAA4AAAAAAAAAAQAgAAAAIgEA&#10;AGRycy9lMm9Eb2MueG1sUEsFBgAAAAAGAAYAWQEAANYFAAAAAA==&#10;">
                <v:fill on="t" focussize="0,0"/>
                <v:stroke color="#000000" miterlimit="8" joinstyle="miter"/>
                <v:imagedata o:title=""/>
                <o:lock v:ext="edit" aspectratio="f"/>
                <v:textbox>
                  <w:txbxContent>
                    <w:p w14:paraId="2157DF4F">
                      <w:pPr>
                        <w:pStyle w:val="80"/>
                        <w:ind w:firstLine="442"/>
                      </w:pPr>
                      <w:r>
                        <w:t>model = BertForSequenceClassification.from_pretrained('bert-base-uncased', num_labels=2)</w:t>
                      </w:r>
                    </w:p>
                    <w:p w14:paraId="431E8BC0">
                      <w:pPr>
                        <w:pStyle w:val="80"/>
                        <w:ind w:firstLine="442"/>
                      </w:pPr>
                      <w:r>
                        <w:rPr>
                          <w:rFonts w:hint="eastAsia"/>
                        </w:rPr>
                        <w:t>model.to(device)  # 将模型移动到选定设备</w:t>
                      </w:r>
                    </w:p>
                    <w:p w14:paraId="05E42B7B">
                      <w:pPr>
                        <w:pStyle w:val="80"/>
                        <w:ind w:firstLine="442"/>
                      </w:pPr>
                    </w:p>
                    <w:p w14:paraId="1D64C249">
                      <w:pPr>
                        <w:pStyle w:val="80"/>
                        <w:ind w:firstLine="442"/>
                      </w:pPr>
                      <w:r>
                        <w:rPr>
                          <w:rFonts w:hint="eastAsia"/>
                        </w:rPr>
                        <w:t># 使用Trainer API进行训练</w:t>
                      </w:r>
                    </w:p>
                    <w:p w14:paraId="3D7E31A1">
                      <w:pPr>
                        <w:pStyle w:val="80"/>
                        <w:ind w:firstLine="442"/>
                      </w:pPr>
                      <w:r>
                        <w:t>trainer = Trainer(</w:t>
                      </w:r>
                    </w:p>
                    <w:p w14:paraId="2D42AF6D">
                      <w:pPr>
                        <w:pStyle w:val="80"/>
                        <w:ind w:firstLine="442"/>
                      </w:pPr>
                      <w:r>
                        <w:t xml:space="preserve">    model=model,</w:t>
                      </w:r>
                    </w:p>
                    <w:p w14:paraId="7250BC71">
                      <w:pPr>
                        <w:pStyle w:val="80"/>
                        <w:ind w:firstLine="442"/>
                      </w:pPr>
                      <w:r>
                        <w:t xml:space="preserve">    args=training_args,</w:t>
                      </w:r>
                    </w:p>
                    <w:p w14:paraId="1E5A1EB5">
                      <w:pPr>
                        <w:pStyle w:val="80"/>
                        <w:ind w:firstLine="442"/>
                      </w:pPr>
                      <w:r>
                        <w:rPr>
                          <w:rFonts w:hint="eastAsia"/>
                        </w:rPr>
                        <w:t xml:space="preserve">    train_dataset=encoded_dataset['train'].shuffle().select(range(1000)),  # 示例中只用了部分数据以节省时间</w:t>
                      </w:r>
                    </w:p>
                    <w:p w14:paraId="0258CFB6">
                      <w:pPr>
                        <w:pStyle w:val="80"/>
                        <w:ind w:firstLine="442"/>
                      </w:pPr>
                      <w:r>
                        <w:rPr>
                          <w:rFonts w:hint="eastAsia"/>
                        </w:rPr>
                        <w:t xml:space="preserve">    eval_dataset=encoded_dataset['test'].shuffle().select(range(1000)),    # 同上</w:t>
                      </w:r>
                    </w:p>
                    <w:p w14:paraId="2425374F">
                      <w:pPr>
                        <w:pStyle w:val="80"/>
                        <w:ind w:firstLine="442"/>
                      </w:pPr>
                      <w:r>
                        <w:t>)</w:t>
                      </w:r>
                    </w:p>
                  </w:txbxContent>
                </v:textbox>
                <w10:wrap type="none"/>
                <w10:anchorlock/>
              </v:rect>
            </w:pict>
          </mc:Fallback>
        </mc:AlternateContent>
      </w:r>
    </w:p>
    <w:p w14:paraId="1972006C">
      <w:pPr>
        <w:pStyle w:val="59"/>
        <w:spacing w:before="291"/>
        <w:jc w:val="left"/>
      </w:pPr>
      <w:bookmarkStart w:id="106" w:name="_Toc195575048"/>
      <w:bookmarkStart w:id="107" w:name="_Toc195465477"/>
      <w:r>
        <w:rPr>
          <w:rFonts w:hint="eastAsia"/>
        </w:rPr>
        <w:t>超参数调整</w:t>
      </w:r>
      <w:bookmarkEnd w:id="106"/>
      <w:bookmarkEnd w:id="107"/>
    </w:p>
    <w:p w14:paraId="4586ED80">
      <w:pPr>
        <w:pStyle w:val="10"/>
        <w:ind w:firstLine="442"/>
      </w:pPr>
      <w:r>
        <w:rPr>
          <w:rFonts w:hint="eastAsia"/>
        </w:rPr>
        <w:t>超参数调整包括训练轮数、批次大小、学习率、权重衰减、日志记录等，通过设置和调整超参数不断优化模型训练效果。</w:t>
      </w:r>
    </w:p>
    <w:p w14:paraId="64521F2A">
      <w:pPr>
        <w:rPr>
          <w:sz w:val="24"/>
          <w:szCs w:val="32"/>
        </w:rPr>
      </w:pPr>
      <w:r>
        <w:rPr>
          <w:bCs/>
        </w:rPr>
        <mc:AlternateContent>
          <mc:Choice Requires="wps">
            <w:drawing>
              <wp:inline distT="0" distB="0" distL="0" distR="0">
                <wp:extent cx="5930900" cy="1974850"/>
                <wp:effectExtent l="0" t="0" r="12700" b="25400"/>
                <wp:docPr id="1762491036" name="文本框 2"/>
                <wp:cNvGraphicFramePr/>
                <a:graphic xmlns:a="http://schemas.openxmlformats.org/drawingml/2006/main">
                  <a:graphicData uri="http://schemas.microsoft.com/office/word/2010/wordprocessingShape">
                    <wps:wsp>
                      <wps:cNvSpPr>
                        <a:spLocks noChangeArrowheads="1"/>
                      </wps:cNvSpPr>
                      <wps:spPr>
                        <a:xfrm>
                          <a:off x="0" y="0"/>
                          <a:ext cx="5930900" cy="1974850"/>
                        </a:xfrm>
                        <a:prstGeom prst="rect">
                          <a:avLst/>
                        </a:prstGeom>
                        <a:solidFill>
                          <a:srgbClr val="FFFFFF"/>
                        </a:solidFill>
                        <a:ln w="9525" cmpd="sng">
                          <a:solidFill>
                            <a:srgbClr val="000000"/>
                          </a:solidFill>
                          <a:miter lim="800000"/>
                        </a:ln>
                      </wps:spPr>
                      <wps:txbx>
                        <w:txbxContent>
                          <w:p w14:paraId="7FAE0595">
                            <w:pPr>
                              <w:pStyle w:val="80"/>
                              <w:ind w:firstLine="442"/>
                            </w:pPr>
                            <w:r>
                              <w:t>training_args = TrainingArguments(</w:t>
                            </w:r>
                          </w:p>
                          <w:p w14:paraId="52191FDC">
                            <w:pPr>
                              <w:pStyle w:val="80"/>
                              <w:ind w:firstLine="442"/>
                            </w:pPr>
                            <w:r>
                              <w:t xml:space="preserve">    output_dir="./results",</w:t>
                            </w:r>
                          </w:p>
                          <w:p w14:paraId="28E82925">
                            <w:pPr>
                              <w:pStyle w:val="80"/>
                              <w:ind w:firstLine="442"/>
                            </w:pPr>
                            <w:r>
                              <w:t xml:space="preserve">    num_train_epochs=3,</w:t>
                            </w:r>
                          </w:p>
                          <w:p w14:paraId="6D7F2B55">
                            <w:pPr>
                              <w:pStyle w:val="80"/>
                              <w:ind w:firstLine="442"/>
                            </w:pPr>
                            <w:r>
                              <w:t xml:space="preserve">    per_device_train_batch_size=16,</w:t>
                            </w:r>
                          </w:p>
                          <w:p w14:paraId="42AE533D">
                            <w:pPr>
                              <w:pStyle w:val="80"/>
                              <w:ind w:firstLine="442"/>
                            </w:pPr>
                            <w:r>
                              <w:t xml:space="preserve">    per_device_eval_batch_size=64,</w:t>
                            </w:r>
                          </w:p>
                          <w:p w14:paraId="34BC32A3">
                            <w:pPr>
                              <w:pStyle w:val="80"/>
                              <w:ind w:firstLine="442"/>
                            </w:pPr>
                            <w:r>
                              <w:t xml:space="preserve">    warmup_steps=500,</w:t>
                            </w:r>
                          </w:p>
                          <w:p w14:paraId="32EF6B23">
                            <w:pPr>
                              <w:pStyle w:val="80"/>
                              <w:ind w:firstLine="442"/>
                            </w:pPr>
                            <w:r>
                              <w:t xml:space="preserve">    weight_decay=0.01,</w:t>
                            </w:r>
                          </w:p>
                          <w:p w14:paraId="25EDE1FA">
                            <w:pPr>
                              <w:pStyle w:val="80"/>
                              <w:ind w:firstLine="442"/>
                            </w:pPr>
                            <w:r>
                              <w:t xml:space="preserve">    logging_dir="./logs",</w:t>
                            </w:r>
                          </w:p>
                          <w:p w14:paraId="3202F981">
                            <w:pPr>
                              <w:pStyle w:val="80"/>
                              <w:ind w:firstLine="442"/>
                            </w:pPr>
                            <w:r>
                              <w:t xml:space="preserve">    logging_steps=10,</w:t>
                            </w:r>
                          </w:p>
                          <w:p w14:paraId="372AA0DB">
                            <w:pPr>
                              <w:pStyle w:val="80"/>
                              <w:ind w:firstLine="442"/>
                            </w:pPr>
                            <w:r>
                              <w:t>)</w:t>
                            </w:r>
                          </w:p>
                        </w:txbxContent>
                      </wps:txbx>
                      <wps:bodyPr rot="0" vert="horz" wrap="square" lIns="91440" tIns="45720" rIns="91440" bIns="45720" anchor="t" anchorCtr="0" upright="1">
                        <a:noAutofit/>
                      </wps:bodyPr>
                    </wps:wsp>
                  </a:graphicData>
                </a:graphic>
              </wp:inline>
            </w:drawing>
          </mc:Choice>
          <mc:Fallback>
            <w:pict>
              <v:rect id="文本框 2" o:spid="_x0000_s1026" o:spt="1" style="height:155.5pt;width:467pt;" fillcolor="#FFFFFF" filled="t" stroked="t" coordsize="21600,21600" o:gfxdata="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&#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BGG2XTAAAABQEAAA8AAAAAAAAAAQAgAAAAIgAAAGRy&#10;cy9kb3ducmV2LnhtbFBLAQIUABQAAAAIAIdO4kCS30CUQwIAAIQEAAAOAAAAAAAAAAEAIAAAACIB&#10;AABkcnMvZTJvRG9jLnhtbFBLBQYAAAAABgAGAFkBAADXBQAAAAA=&#10;">
                <v:fill on="t" focussize="0,0"/>
                <v:stroke color="#000000" miterlimit="8" joinstyle="miter"/>
                <v:imagedata o:title=""/>
                <o:lock v:ext="edit" aspectratio="f"/>
                <v:textbox>
                  <w:txbxContent>
                    <w:p w14:paraId="7FAE0595">
                      <w:pPr>
                        <w:pStyle w:val="80"/>
                        <w:ind w:firstLine="442"/>
                      </w:pPr>
                      <w:r>
                        <w:t>training_args = TrainingArguments(</w:t>
                      </w:r>
                    </w:p>
                    <w:p w14:paraId="52191FDC">
                      <w:pPr>
                        <w:pStyle w:val="80"/>
                        <w:ind w:firstLine="442"/>
                      </w:pPr>
                      <w:r>
                        <w:t xml:space="preserve">    output_dir="./results",</w:t>
                      </w:r>
                    </w:p>
                    <w:p w14:paraId="28E82925">
                      <w:pPr>
                        <w:pStyle w:val="80"/>
                        <w:ind w:firstLine="442"/>
                      </w:pPr>
                      <w:r>
                        <w:t xml:space="preserve">    num_train_epochs=3,</w:t>
                      </w:r>
                    </w:p>
                    <w:p w14:paraId="6D7F2B55">
                      <w:pPr>
                        <w:pStyle w:val="80"/>
                        <w:ind w:firstLine="442"/>
                      </w:pPr>
                      <w:r>
                        <w:t xml:space="preserve">    per_device_train_batch_size=16,</w:t>
                      </w:r>
                    </w:p>
                    <w:p w14:paraId="42AE533D">
                      <w:pPr>
                        <w:pStyle w:val="80"/>
                        <w:ind w:firstLine="442"/>
                      </w:pPr>
                      <w:r>
                        <w:t xml:space="preserve">    per_device_eval_batch_size=64,</w:t>
                      </w:r>
                    </w:p>
                    <w:p w14:paraId="34BC32A3">
                      <w:pPr>
                        <w:pStyle w:val="80"/>
                        <w:ind w:firstLine="442"/>
                      </w:pPr>
                      <w:r>
                        <w:t xml:space="preserve">    warmup_steps=500,</w:t>
                      </w:r>
                    </w:p>
                    <w:p w14:paraId="32EF6B23">
                      <w:pPr>
                        <w:pStyle w:val="80"/>
                        <w:ind w:firstLine="442"/>
                      </w:pPr>
                      <w:r>
                        <w:t xml:space="preserve">    weight_decay=0.01,</w:t>
                      </w:r>
                    </w:p>
                    <w:p w14:paraId="25EDE1FA">
                      <w:pPr>
                        <w:pStyle w:val="80"/>
                        <w:ind w:firstLine="442"/>
                      </w:pPr>
                      <w:r>
                        <w:t xml:space="preserve">    logging_dir="./logs",</w:t>
                      </w:r>
                    </w:p>
                    <w:p w14:paraId="3202F981">
                      <w:pPr>
                        <w:pStyle w:val="80"/>
                        <w:ind w:firstLine="442"/>
                      </w:pPr>
                      <w:r>
                        <w:t xml:space="preserve">    logging_steps=10,</w:t>
                      </w:r>
                    </w:p>
                    <w:p w14:paraId="372AA0DB">
                      <w:pPr>
                        <w:pStyle w:val="80"/>
                        <w:ind w:firstLine="442"/>
                      </w:pPr>
                      <w:r>
                        <w:t>)</w:t>
                      </w:r>
                    </w:p>
                  </w:txbxContent>
                </v:textbox>
                <w10:wrap type="none"/>
                <w10:anchorlock/>
              </v:rect>
            </w:pict>
          </mc:Fallback>
        </mc:AlternateContent>
      </w:r>
    </w:p>
    <w:p w14:paraId="3D827C07">
      <w:pPr>
        <w:pStyle w:val="59"/>
        <w:spacing w:before="291"/>
        <w:jc w:val="left"/>
      </w:pPr>
      <w:bookmarkStart w:id="108" w:name="_Toc195575049"/>
      <w:bookmarkStart w:id="109" w:name="_Toc195465478"/>
      <w:r>
        <w:rPr>
          <w:rFonts w:hint="eastAsia"/>
        </w:rPr>
        <w:t>损失函数构建</w:t>
      </w:r>
      <w:bookmarkEnd w:id="108"/>
      <w:bookmarkEnd w:id="109"/>
    </w:p>
    <w:p w14:paraId="51DCF65A">
      <w:pPr>
        <w:pStyle w:val="10"/>
        <w:ind w:firstLine="442"/>
      </w:pPr>
      <w:r>
        <w:rPr>
          <w:rFonts w:hint="eastAsia"/>
        </w:rPr>
        <w:t>损失函数包括交叉熵损失、标签处理、输出转换、损失计算、梯度更新等操作，结合5.2.4模型优化部分的策略，找到最佳速度下降的损失函数。</w:t>
      </w:r>
    </w:p>
    <w:p w14:paraId="24E3C46C">
      <w:pPr>
        <w:rPr>
          <w:sz w:val="24"/>
          <w:szCs w:val="32"/>
        </w:rPr>
      </w:pPr>
      <w:r>
        <w:rPr>
          <w:bCs/>
        </w:rPr>
        <mc:AlternateContent>
          <mc:Choice Requires="wps">
            <w:drawing>
              <wp:inline distT="0" distB="0" distL="0" distR="0">
                <wp:extent cx="5930900" cy="1390650"/>
                <wp:effectExtent l="0" t="0" r="12700" b="19050"/>
                <wp:docPr id="1826633693" name="文本框 2"/>
                <wp:cNvGraphicFramePr/>
                <a:graphic xmlns:a="http://schemas.openxmlformats.org/drawingml/2006/main">
                  <a:graphicData uri="http://schemas.microsoft.com/office/word/2010/wordprocessingShape">
                    <wps:wsp>
                      <wps:cNvSpPr>
                        <a:spLocks noChangeArrowheads="1"/>
                      </wps:cNvSpPr>
                      <wps:spPr>
                        <a:xfrm>
                          <a:off x="0" y="0"/>
                          <a:ext cx="5930900" cy="1390650"/>
                        </a:xfrm>
                        <a:prstGeom prst="rect">
                          <a:avLst/>
                        </a:prstGeom>
                        <a:solidFill>
                          <a:srgbClr val="FFFFFF"/>
                        </a:solidFill>
                        <a:ln w="9525" cmpd="sng">
                          <a:solidFill>
                            <a:srgbClr val="000000"/>
                          </a:solidFill>
                          <a:miter lim="800000"/>
                        </a:ln>
                      </wps:spPr>
                      <wps:txbx>
                        <w:txbxContent>
                          <w:p w14:paraId="6A03415B">
                            <w:pPr>
                              <w:pStyle w:val="80"/>
                              <w:ind w:firstLine="442"/>
                            </w:pPr>
                            <w:r>
                              <w:t>def compute_loss(model, inputs):</w:t>
                            </w:r>
                          </w:p>
                          <w:p w14:paraId="19EF267D">
                            <w:pPr>
                              <w:pStyle w:val="80"/>
                              <w:ind w:firstLine="442"/>
                            </w:pPr>
                            <w:r>
                              <w:t xml:space="preserve">    labels = inputs.pop("labels")</w:t>
                            </w:r>
                          </w:p>
                          <w:p w14:paraId="06A44881">
                            <w:pPr>
                              <w:pStyle w:val="80"/>
                              <w:ind w:firstLine="442"/>
                            </w:pPr>
                            <w:r>
                              <w:t xml:space="preserve">    outputs = model(**inputs)</w:t>
                            </w:r>
                          </w:p>
                          <w:p w14:paraId="677E2E17">
                            <w:pPr>
                              <w:pStyle w:val="80"/>
                              <w:ind w:firstLine="442"/>
                            </w:pPr>
                            <w:r>
                              <w:t xml:space="preserve">    logits = outputs.logits</w:t>
                            </w:r>
                          </w:p>
                          <w:p w14:paraId="6EBB0F28">
                            <w:pPr>
                              <w:pStyle w:val="80"/>
                              <w:ind w:firstLine="442"/>
                            </w:pPr>
                            <w:r>
                              <w:t xml:space="preserve">    loss_fct = CrossEntropyLoss()</w:t>
                            </w:r>
                          </w:p>
                          <w:p w14:paraId="19415377">
                            <w:pPr>
                              <w:pStyle w:val="80"/>
                              <w:ind w:firstLine="442"/>
                            </w:pPr>
                            <w:r>
                              <w:t xml:space="preserve">    loss = loss_fct(logits.view(-1, 3), labels.view(-1))</w:t>
                            </w:r>
                          </w:p>
                          <w:p w14:paraId="7A2BBF4A">
                            <w:pPr>
                              <w:pStyle w:val="80"/>
                              <w:ind w:firstLine="442"/>
                            </w:pPr>
                            <w:r>
                              <w:t xml:space="preserve">    return loss</w:t>
                            </w:r>
                          </w:p>
                        </w:txbxContent>
                      </wps:txbx>
                      <wps:bodyPr rot="0" vert="horz" wrap="square" lIns="91440" tIns="45720" rIns="91440" bIns="45720" anchor="t" anchorCtr="0" upright="1">
                        <a:noAutofit/>
                      </wps:bodyPr>
                    </wps:wsp>
                  </a:graphicData>
                </a:graphic>
              </wp:inline>
            </w:drawing>
          </mc:Choice>
          <mc:Fallback>
            <w:pict>
              <v:rect id="文本框 2" o:spid="_x0000_s1026" o:spt="1" style="height:109.5pt;width:467pt;" fillcolor="#FFFFFF" filled="t" stroked="t" coordsize="21600,21600" o:gfxdata="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CL06O/UAAAABQEAAA8AAAAAAAAAAQAgAAAAIgAAAGRy&#10;cy9kb3ducmV2LnhtbFBLAQIUABQAAAAIAIdO4kDjO2d3QgIAAIQEAAAOAAAAAAAAAAEAIAAAACMB&#10;AABkcnMvZTJvRG9jLnhtbFBLBQYAAAAABgAGAFkBAADXBQAAAAA=&#10;">
                <v:fill on="t" focussize="0,0"/>
                <v:stroke color="#000000" miterlimit="8" joinstyle="miter"/>
                <v:imagedata o:title=""/>
                <o:lock v:ext="edit" aspectratio="f"/>
                <v:textbox>
                  <w:txbxContent>
                    <w:p w14:paraId="6A03415B">
                      <w:pPr>
                        <w:pStyle w:val="80"/>
                        <w:ind w:firstLine="442"/>
                      </w:pPr>
                      <w:r>
                        <w:t>def compute_loss(model, inputs):</w:t>
                      </w:r>
                    </w:p>
                    <w:p w14:paraId="19EF267D">
                      <w:pPr>
                        <w:pStyle w:val="80"/>
                        <w:ind w:firstLine="442"/>
                      </w:pPr>
                      <w:r>
                        <w:t xml:space="preserve">    labels = inputs.pop("labels")</w:t>
                      </w:r>
                    </w:p>
                    <w:p w14:paraId="06A44881">
                      <w:pPr>
                        <w:pStyle w:val="80"/>
                        <w:ind w:firstLine="442"/>
                      </w:pPr>
                      <w:r>
                        <w:t xml:space="preserve">    outputs = model(**inputs)</w:t>
                      </w:r>
                    </w:p>
                    <w:p w14:paraId="677E2E17">
                      <w:pPr>
                        <w:pStyle w:val="80"/>
                        <w:ind w:firstLine="442"/>
                      </w:pPr>
                      <w:r>
                        <w:t xml:space="preserve">    logits = outputs.logits</w:t>
                      </w:r>
                    </w:p>
                    <w:p w14:paraId="6EBB0F28">
                      <w:pPr>
                        <w:pStyle w:val="80"/>
                        <w:ind w:firstLine="442"/>
                      </w:pPr>
                      <w:r>
                        <w:t xml:space="preserve">    loss_fct = CrossEntropyLoss()</w:t>
                      </w:r>
                    </w:p>
                    <w:p w14:paraId="19415377">
                      <w:pPr>
                        <w:pStyle w:val="80"/>
                        <w:ind w:firstLine="442"/>
                      </w:pPr>
                      <w:r>
                        <w:t xml:space="preserve">    loss = loss_fct(logits.view(-1, 3), labels.view(-1))</w:t>
                      </w:r>
                    </w:p>
                    <w:p w14:paraId="7A2BBF4A">
                      <w:pPr>
                        <w:pStyle w:val="80"/>
                        <w:ind w:firstLine="442"/>
                      </w:pPr>
                      <w:r>
                        <w:t xml:space="preserve">    return loss</w:t>
                      </w:r>
                    </w:p>
                  </w:txbxContent>
                </v:textbox>
                <w10:wrap type="none"/>
                <w10:anchorlock/>
              </v:rect>
            </w:pict>
          </mc:Fallback>
        </mc:AlternateContent>
      </w:r>
    </w:p>
    <w:p w14:paraId="50F32206">
      <w:pPr>
        <w:pStyle w:val="59"/>
        <w:spacing w:before="291"/>
        <w:jc w:val="left"/>
      </w:pPr>
      <w:bookmarkStart w:id="110" w:name="_Toc195575050"/>
      <w:bookmarkStart w:id="111" w:name="_Toc195465479"/>
      <w:r>
        <w:rPr>
          <w:rFonts w:hint="eastAsia"/>
        </w:rPr>
        <w:t>模型优化</w:t>
      </w:r>
      <w:bookmarkEnd w:id="110"/>
      <w:bookmarkEnd w:id="111"/>
    </w:p>
    <w:p w14:paraId="1A6D2243">
      <w:pPr>
        <w:pStyle w:val="10"/>
        <w:ind w:firstLine="442"/>
      </w:pPr>
      <w:r>
        <w:rPr>
          <w:rFonts w:hint="eastAsia"/>
        </w:rPr>
        <w:t>模型优化包括学习率调整、批量大小优化、早停策略、模型集成等策略。</w:t>
      </w:r>
    </w:p>
    <w:p w14:paraId="67C83543">
      <w:pPr>
        <w:pStyle w:val="84"/>
        <w:keepNext/>
      </w:pPr>
      <w:r>
        <w:drawing>
          <wp:inline distT="0" distB="0" distL="0" distR="0">
            <wp:extent cx="5940425" cy="1179195"/>
            <wp:effectExtent l="0" t="0" r="3175" b="1905"/>
            <wp:docPr id="120889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9148" name="图片 1"/>
                    <pic:cNvPicPr>
                      <a:picLocks noChangeAspect="1"/>
                    </pic:cNvPicPr>
                  </pic:nvPicPr>
                  <pic:blipFill>
                    <a:blip r:embed="rId41"/>
                    <a:stretch>
                      <a:fillRect/>
                    </a:stretch>
                  </pic:blipFill>
                  <pic:spPr>
                    <a:xfrm>
                      <a:off x="0" y="0"/>
                      <a:ext cx="5940425" cy="1179195"/>
                    </a:xfrm>
                    <a:prstGeom prst="rect">
                      <a:avLst/>
                    </a:prstGeom>
                  </pic:spPr>
                </pic:pic>
              </a:graphicData>
            </a:graphic>
          </wp:inline>
        </w:drawing>
      </w:r>
    </w:p>
    <w:p w14:paraId="06B02BC7">
      <w:pPr>
        <w:pStyle w:val="9"/>
        <w:rPr>
          <w:szCs w:val="32"/>
        </w:rPr>
      </w:pPr>
      <w:r>
        <w:t xml:space="preserve">图 </w:t>
      </w:r>
      <w:r>
        <w:fldChar w:fldCharType="begin"/>
      </w:r>
      <w:r>
        <w:instrText xml:space="preserve"> STYLEREF 1 \s </w:instrText>
      </w:r>
      <w:r>
        <w:fldChar w:fldCharType="separate"/>
      </w:r>
      <w:r>
        <w:t>5</w:t>
      </w:r>
      <w:r>
        <w:fldChar w:fldCharType="end"/>
      </w:r>
      <w:r>
        <w:noBreakHyphen/>
      </w:r>
      <w:r>
        <w:fldChar w:fldCharType="begin"/>
      </w:r>
      <w:r>
        <w:instrText xml:space="preserve"> SEQ 图 \* ARABIC \s 1 </w:instrText>
      </w:r>
      <w:r>
        <w:fldChar w:fldCharType="separate"/>
      </w:r>
      <w:r>
        <w:t>3</w:t>
      </w:r>
      <w:r>
        <w:fldChar w:fldCharType="end"/>
      </w:r>
      <w:r>
        <w:rPr>
          <w:rFonts w:hint="eastAsia"/>
        </w:rPr>
        <w:t xml:space="preserve"> 模型微调结果</w:t>
      </w:r>
    </w:p>
    <w:p w14:paraId="2F8C1C01">
      <w:pPr>
        <w:pStyle w:val="10"/>
        <w:ind w:firstLine="442"/>
      </w:pPr>
      <w:r>
        <w:rPr>
          <w:rFonts w:hint="eastAsia"/>
        </w:rPr>
        <w:t>最终经过衰减策略，得到衰减值</w:t>
      </w:r>
      <w:r>
        <w:t>eval_loss</w:t>
      </w:r>
      <w:r>
        <w:rPr>
          <w:rFonts w:hint="eastAsia"/>
        </w:rPr>
        <w:t>为</w:t>
      </w:r>
      <w:r>
        <w:t xml:space="preserve">1.4369511604309082, </w:t>
      </w:r>
      <w:r>
        <w:rPr>
          <w:rFonts w:hint="eastAsia"/>
        </w:rPr>
        <w:t>平均每秒下降</w:t>
      </w:r>
      <w:r>
        <w:t>eval_samples_per_second</w:t>
      </w:r>
      <w:r>
        <w:rPr>
          <w:rFonts w:hint="eastAsia"/>
        </w:rPr>
        <w:t>为</w:t>
      </w:r>
      <w:r>
        <w:t>6.803,</w:t>
      </w:r>
      <w:r>
        <w:rPr>
          <w:rFonts w:hint="eastAsia"/>
        </w:rPr>
        <w:t>样本损失值</w:t>
      </w:r>
      <w:r>
        <w:t>train_loss</w:t>
      </w:r>
      <w:r>
        <w:rPr>
          <w:rFonts w:hint="eastAsia"/>
        </w:rPr>
        <w:t>大小为</w:t>
      </w:r>
      <w:r>
        <w:t>0.8089718222618103,epoch</w:t>
      </w:r>
      <w:r>
        <w:rPr>
          <w:rFonts w:hint="eastAsia"/>
        </w:rPr>
        <w:t>得到</w:t>
      </w:r>
      <w:r>
        <w:t>1.0</w:t>
      </w:r>
      <w:r>
        <w:rPr>
          <w:rFonts w:hint="eastAsia"/>
        </w:rPr>
        <w:t>。</w:t>
      </w:r>
    </w:p>
    <w:p w14:paraId="2D1B1A5F">
      <w:pPr>
        <w:pStyle w:val="84"/>
        <w:keepNext/>
      </w:pPr>
      <w:r>
        <w:drawing>
          <wp:inline distT="0" distB="0" distL="0" distR="0">
            <wp:extent cx="4565650" cy="3047365"/>
            <wp:effectExtent l="0" t="0" r="6350" b="635"/>
            <wp:docPr id="10489964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96473" name="图片 1"/>
                    <pic:cNvPicPr>
                      <a:picLocks noChangeAspect="1"/>
                    </pic:cNvPicPr>
                  </pic:nvPicPr>
                  <pic:blipFill>
                    <a:blip r:embed="rId42"/>
                    <a:stretch>
                      <a:fillRect/>
                    </a:stretch>
                  </pic:blipFill>
                  <pic:spPr>
                    <a:xfrm>
                      <a:off x="0" y="0"/>
                      <a:ext cx="4568760" cy="3049647"/>
                    </a:xfrm>
                    <a:prstGeom prst="rect">
                      <a:avLst/>
                    </a:prstGeom>
                  </pic:spPr>
                </pic:pic>
              </a:graphicData>
            </a:graphic>
          </wp:inline>
        </w:drawing>
      </w:r>
    </w:p>
    <w:p w14:paraId="03CF7759">
      <w:pPr>
        <w:pStyle w:val="9"/>
      </w:pPr>
      <w:r>
        <w:t xml:space="preserve">图 </w:t>
      </w:r>
      <w:r>
        <w:fldChar w:fldCharType="begin"/>
      </w:r>
      <w:r>
        <w:instrText xml:space="preserve"> STYLEREF 1 \s </w:instrText>
      </w:r>
      <w:r>
        <w:fldChar w:fldCharType="separate"/>
      </w:r>
      <w:r>
        <w:t>5</w:t>
      </w:r>
      <w:r>
        <w:fldChar w:fldCharType="end"/>
      </w:r>
      <w:r>
        <w:noBreakHyphen/>
      </w:r>
      <w:r>
        <w:fldChar w:fldCharType="begin"/>
      </w:r>
      <w:r>
        <w:instrText xml:space="preserve"> SEQ 图 \* ARABIC \s 1 </w:instrText>
      </w:r>
      <w:r>
        <w:fldChar w:fldCharType="separate"/>
      </w:r>
      <w:r>
        <w:t>4</w:t>
      </w:r>
      <w:r>
        <w:fldChar w:fldCharType="end"/>
      </w:r>
      <w:r>
        <w:rPr>
          <w:rFonts w:hint="eastAsia"/>
        </w:rPr>
        <w:t xml:space="preserve"> 训练效果展示</w:t>
      </w:r>
    </w:p>
    <w:p w14:paraId="492233B9">
      <w:pPr>
        <w:pStyle w:val="56"/>
        <w:jc w:val="left"/>
      </w:pPr>
      <w:bookmarkStart w:id="112" w:name="_Toc195575051"/>
      <w:bookmarkStart w:id="113" w:name="_Toc195465480"/>
      <w:r>
        <w:rPr>
          <w:rFonts w:hint="eastAsia"/>
        </w:rPr>
        <w:t>BERT情感分析方法</w:t>
      </w:r>
      <w:bookmarkEnd w:id="112"/>
      <w:bookmarkEnd w:id="113"/>
    </w:p>
    <w:p w14:paraId="4027285C">
      <w:pPr>
        <w:pStyle w:val="59"/>
        <w:spacing w:before="291"/>
        <w:jc w:val="left"/>
      </w:pPr>
      <w:bookmarkStart w:id="114" w:name="_Toc195575052"/>
      <w:bookmarkStart w:id="115" w:name="_Toc195465481"/>
      <w:r>
        <w:rPr>
          <w:rFonts w:hint="eastAsia"/>
        </w:rPr>
        <w:t>情感分类</w:t>
      </w:r>
      <w:bookmarkEnd w:id="114"/>
      <w:bookmarkEnd w:id="115"/>
    </w:p>
    <w:p w14:paraId="39441755">
      <w:pPr>
        <w:pStyle w:val="10"/>
        <w:ind w:firstLine="442"/>
      </w:pPr>
      <w:r>
        <w:rPr>
          <w:rFonts w:hint="eastAsia"/>
        </w:rPr>
        <w:t>本研究将电影评论的情感倾向定义为三分类问题，具体划分为积极（Positive）、中性（Neutral）和消极（Negative）三类。这种分类体系既能捕捉评论中明确的褒贬态度，也能识别那些客观陈述、观点模糊或包含混合情感的评论，相较于二分类模型具有更强的表达力和现实适用性。</w:t>
      </w:r>
    </w:p>
    <w:p w14:paraId="043FDD6B">
      <w:pPr>
        <w:pStyle w:val="10"/>
        <w:ind w:firstLine="442"/>
      </w:pPr>
      <w:r>
        <w:rPr>
          <w:rFonts w:hint="eastAsia"/>
        </w:rPr>
        <w:t>积极评论通常包含喜爱、推荐、赞扬等正面词汇，消极评论则表达不满、批评、失望等负面情绪，中性评论则可能涉及客观剧情描述、无明显情感色彩的评价或褒贬并存的情况。具体而言，情感分为三类：</w:t>
      </w:r>
    </w:p>
    <w:p w14:paraId="211DF491">
      <w:pPr>
        <w:pStyle w:val="10"/>
        <w:ind w:firstLine="442"/>
        <w:rPr>
          <w:szCs w:val="32"/>
        </w:rPr>
      </w:pPr>
      <w:r>
        <w:rPr>
          <w:rFonts w:hint="eastAsia"/>
          <w:szCs w:val="32"/>
        </w:rPr>
        <w:t>（1）积极 (positive)：表达喜爱、推荐观看、正面评价</w:t>
      </w:r>
    </w:p>
    <w:p w14:paraId="153C15FA">
      <w:pPr>
        <w:pStyle w:val="10"/>
        <w:ind w:firstLine="442"/>
        <w:rPr>
          <w:szCs w:val="32"/>
        </w:rPr>
      </w:pPr>
      <w:r>
        <w:rPr>
          <w:rFonts w:hint="eastAsia"/>
          <w:szCs w:val="32"/>
        </w:rPr>
        <w:t>（2）中性 (neutral)：客观描述、无明显倾向、混合评价</w:t>
      </w:r>
    </w:p>
    <w:p w14:paraId="3D23CD3F">
      <w:pPr>
        <w:pStyle w:val="10"/>
        <w:ind w:firstLine="442"/>
        <w:rPr>
          <w:szCs w:val="32"/>
        </w:rPr>
      </w:pPr>
      <w:r>
        <w:rPr>
          <w:rFonts w:hint="eastAsia"/>
          <w:szCs w:val="32"/>
        </w:rPr>
        <w:t>（3）消极 (negative)：表达不满、批评建议、负面评价</w:t>
      </w:r>
    </w:p>
    <w:p w14:paraId="2185B0EC">
      <w:pPr>
        <w:pStyle w:val="59"/>
        <w:spacing w:before="291"/>
        <w:jc w:val="left"/>
      </w:pPr>
      <w:bookmarkStart w:id="116" w:name="_Toc195575053"/>
      <w:bookmarkStart w:id="117" w:name="_Toc195465482"/>
      <w:r>
        <w:rPr>
          <w:rFonts w:hint="eastAsia"/>
        </w:rPr>
        <w:t>情感判别架构</w:t>
      </w:r>
      <w:bookmarkEnd w:id="116"/>
      <w:bookmarkEnd w:id="117"/>
    </w:p>
    <w:p w14:paraId="20E108B5">
      <w:pPr>
        <w:pStyle w:val="10"/>
        <w:ind w:firstLine="442"/>
      </w:pPr>
      <w:r>
        <w:rPr>
          <w:rFonts w:hint="eastAsia"/>
        </w:rPr>
        <w:t>情感判别的核心架构基于微调后的BERT模型，在输入一条电影评论文本后，通过bert-base-chinese的分词器（Tokenizer）将其转换为模型可接受的输入格式（包括Token ID、Segment ID和Attention Mask）。这些输入被送入BERT模型进行编码，模型通过其多层Transformer结构捕捉文本中的深层语义信息和上下文依赖关系。BERT模型输出的[CLS]标记对应的隐藏状态向量被认为蕴含了整个序列的概要信息，非常适合用于文本分类任务。该向量被输入到模型顶部的线性分类层，经过Softmax函数归一化后，输出对应积极、中性、消极三个类别的概率分布。概率最高的类别即被判定为该评论的情感倾向。具体而言包括下列三部分：</w:t>
      </w:r>
    </w:p>
    <w:p w14:paraId="7417B95B">
      <w:pPr>
        <w:pStyle w:val="10"/>
        <w:ind w:firstLine="442"/>
      </w:pPr>
      <w:r>
        <w:rPr>
          <w:rFonts w:hint="eastAsia"/>
        </w:rPr>
        <w:t>（1）BERT模型：预训练参数、特征提取、上下文理解</w:t>
      </w:r>
    </w:p>
    <w:p w14:paraId="4D2EBB57">
      <w:pPr>
        <w:pStyle w:val="10"/>
        <w:ind w:firstLine="442"/>
      </w:pPr>
      <w:r>
        <w:rPr>
          <w:rFonts w:hint="eastAsia"/>
        </w:rPr>
        <w:t>（2）分类器：全连接层、激活函数、输出转换</w:t>
      </w:r>
    </w:p>
    <w:p w14:paraId="14D5C602">
      <w:pPr>
        <w:pStyle w:val="10"/>
        <w:ind w:firstLine="442"/>
      </w:pPr>
      <w:r>
        <w:rPr>
          <w:rFonts w:hint="eastAsia"/>
        </w:rPr>
        <w:t>（3）前向传播：输入处理、特征提取、分类预测</w:t>
      </w:r>
    </w:p>
    <w:p w14:paraId="681A068D">
      <w:pPr>
        <w:rPr>
          <w:sz w:val="24"/>
          <w:szCs w:val="32"/>
        </w:rPr>
      </w:pPr>
      <w:r>
        <w:rPr>
          <w:bCs/>
        </w:rPr>
        <mc:AlternateContent>
          <mc:Choice Requires="wps">
            <w:drawing>
              <wp:inline distT="0" distB="0" distL="0" distR="0">
                <wp:extent cx="5930900" cy="2165350"/>
                <wp:effectExtent l="0" t="0" r="12700" b="25400"/>
                <wp:docPr id="1024140521" name="文本框 2"/>
                <wp:cNvGraphicFramePr/>
                <a:graphic xmlns:a="http://schemas.openxmlformats.org/drawingml/2006/main">
                  <a:graphicData uri="http://schemas.microsoft.com/office/word/2010/wordprocessingShape">
                    <wps:wsp>
                      <wps:cNvSpPr>
                        <a:spLocks noChangeArrowheads="1"/>
                      </wps:cNvSpPr>
                      <wps:spPr>
                        <a:xfrm>
                          <a:off x="0" y="0"/>
                          <a:ext cx="5930900" cy="2165350"/>
                        </a:xfrm>
                        <a:prstGeom prst="rect">
                          <a:avLst/>
                        </a:prstGeom>
                        <a:solidFill>
                          <a:srgbClr val="FFFFFF"/>
                        </a:solidFill>
                        <a:ln w="9525" cmpd="sng">
                          <a:solidFill>
                            <a:srgbClr val="000000"/>
                          </a:solidFill>
                          <a:miter lim="800000"/>
                        </a:ln>
                      </wps:spPr>
                      <wps:txbx>
                        <w:txbxContent>
                          <w:p w14:paraId="3D1B2C65">
                            <w:pPr>
                              <w:pStyle w:val="80"/>
                              <w:ind w:firstLine="442"/>
                            </w:pPr>
                            <w:r>
                              <w:t>class SentimentClassifier(nn.Module):</w:t>
                            </w:r>
                          </w:p>
                          <w:p w14:paraId="5682FC20">
                            <w:pPr>
                              <w:pStyle w:val="80"/>
                              <w:ind w:firstLine="442"/>
                            </w:pPr>
                            <w:r>
                              <w:t xml:space="preserve">    def __init__(self, bert_model):</w:t>
                            </w:r>
                          </w:p>
                          <w:p w14:paraId="7A0F44DE">
                            <w:pPr>
                              <w:pStyle w:val="80"/>
                              <w:ind w:firstLine="442"/>
                            </w:pPr>
                            <w:r>
                              <w:t xml:space="preserve">        super().__init__()</w:t>
                            </w:r>
                          </w:p>
                          <w:p w14:paraId="36D1F268">
                            <w:pPr>
                              <w:pStyle w:val="80"/>
                              <w:ind w:firstLine="442"/>
                            </w:pPr>
                            <w:r>
                              <w:t xml:space="preserve">        self.bert = bert_model</w:t>
                            </w:r>
                          </w:p>
                          <w:p w14:paraId="2F4D6011">
                            <w:pPr>
                              <w:pStyle w:val="80"/>
                              <w:ind w:firstLine="442"/>
                            </w:pPr>
                            <w:r>
                              <w:t xml:space="preserve">        self.classifier = nn.Linear(768, 3)</w:t>
                            </w:r>
                          </w:p>
                          <w:p w14:paraId="466B2F50">
                            <w:pPr>
                              <w:pStyle w:val="80"/>
                              <w:ind w:firstLine="442"/>
                            </w:pPr>
                            <w:r>
                              <w:t xml:space="preserve">        </w:t>
                            </w:r>
                          </w:p>
                          <w:p w14:paraId="1902E050">
                            <w:pPr>
                              <w:pStyle w:val="80"/>
                              <w:ind w:firstLine="442"/>
                            </w:pPr>
                            <w:r>
                              <w:t xml:space="preserve">    def forward(self, input_ids, attention_mask):</w:t>
                            </w:r>
                          </w:p>
                          <w:p w14:paraId="1E642525">
                            <w:pPr>
                              <w:pStyle w:val="80"/>
                              <w:ind w:firstLine="442"/>
                            </w:pPr>
                            <w:r>
                              <w:t xml:space="preserve">        outputs = self.bert(input_ids, attention_mask=attention_mask)</w:t>
                            </w:r>
                          </w:p>
                          <w:p w14:paraId="02F1CC3E">
                            <w:pPr>
                              <w:pStyle w:val="80"/>
                              <w:ind w:firstLine="442"/>
                            </w:pPr>
                            <w:r>
                              <w:t xml:space="preserve">        pooled_output = outputs.pooler_output</w:t>
                            </w:r>
                          </w:p>
                          <w:p w14:paraId="11352B29">
                            <w:pPr>
                              <w:pStyle w:val="80"/>
                              <w:ind w:firstLine="442"/>
                            </w:pPr>
                            <w:r>
                              <w:t xml:space="preserve">        logits = self.classifier(pooled_output)</w:t>
                            </w:r>
                          </w:p>
                          <w:p w14:paraId="3FC5860F">
                            <w:pPr>
                              <w:pStyle w:val="80"/>
                              <w:ind w:firstLine="442"/>
                            </w:pPr>
                            <w:r>
                              <w:t xml:space="preserve">        return logits</w:t>
                            </w:r>
                          </w:p>
                        </w:txbxContent>
                      </wps:txbx>
                      <wps:bodyPr rot="0" vert="horz" wrap="square" lIns="91440" tIns="45720" rIns="91440" bIns="45720" anchor="t" anchorCtr="0" upright="1">
                        <a:noAutofit/>
                      </wps:bodyPr>
                    </wps:wsp>
                  </a:graphicData>
                </a:graphic>
              </wp:inline>
            </w:drawing>
          </mc:Choice>
          <mc:Fallback>
            <w:pict>
              <v:rect id="文本框 2" o:spid="_x0000_s1026" o:spt="1" style="height:170.5pt;width:467pt;" fillcolor="#FFFFFF" filled="t" stroked="t" coordsize="21600,21600" o:gfxdata="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HXBOOjUAAAABQEAAA8AAAAAAAAAAQAgAAAAIgAAAGRy&#10;cy9kb3ducmV2LnhtbFBLAQIUABQAAAAIAIdO4kC0qB4JQgIAAIQEAAAOAAAAAAAAAAEAIAAAACMB&#10;AABkcnMvZTJvRG9jLnhtbFBLBQYAAAAABgAGAFkBAADXBQAAAAA=&#10;">
                <v:fill on="t" focussize="0,0"/>
                <v:stroke color="#000000" miterlimit="8" joinstyle="miter"/>
                <v:imagedata o:title=""/>
                <o:lock v:ext="edit" aspectratio="f"/>
                <v:textbox>
                  <w:txbxContent>
                    <w:p w14:paraId="3D1B2C65">
                      <w:pPr>
                        <w:pStyle w:val="80"/>
                        <w:ind w:firstLine="442"/>
                      </w:pPr>
                      <w:r>
                        <w:t>class SentimentClassifier(nn.Module):</w:t>
                      </w:r>
                    </w:p>
                    <w:p w14:paraId="5682FC20">
                      <w:pPr>
                        <w:pStyle w:val="80"/>
                        <w:ind w:firstLine="442"/>
                      </w:pPr>
                      <w:r>
                        <w:t xml:space="preserve">    def __init__(self, bert_model):</w:t>
                      </w:r>
                    </w:p>
                    <w:p w14:paraId="7A0F44DE">
                      <w:pPr>
                        <w:pStyle w:val="80"/>
                        <w:ind w:firstLine="442"/>
                      </w:pPr>
                      <w:r>
                        <w:t xml:space="preserve">        super().__init__()</w:t>
                      </w:r>
                    </w:p>
                    <w:p w14:paraId="36D1F268">
                      <w:pPr>
                        <w:pStyle w:val="80"/>
                        <w:ind w:firstLine="442"/>
                      </w:pPr>
                      <w:r>
                        <w:t xml:space="preserve">        self.bert = bert_model</w:t>
                      </w:r>
                    </w:p>
                    <w:p w14:paraId="2F4D6011">
                      <w:pPr>
                        <w:pStyle w:val="80"/>
                        <w:ind w:firstLine="442"/>
                      </w:pPr>
                      <w:r>
                        <w:t xml:space="preserve">        self.classifier = nn.Linear(768, 3)</w:t>
                      </w:r>
                    </w:p>
                    <w:p w14:paraId="466B2F50">
                      <w:pPr>
                        <w:pStyle w:val="80"/>
                        <w:ind w:firstLine="442"/>
                      </w:pPr>
                      <w:r>
                        <w:t xml:space="preserve">        </w:t>
                      </w:r>
                    </w:p>
                    <w:p w14:paraId="1902E050">
                      <w:pPr>
                        <w:pStyle w:val="80"/>
                        <w:ind w:firstLine="442"/>
                      </w:pPr>
                      <w:r>
                        <w:t xml:space="preserve">    def forward(self, input_ids, attention_mask):</w:t>
                      </w:r>
                    </w:p>
                    <w:p w14:paraId="1E642525">
                      <w:pPr>
                        <w:pStyle w:val="80"/>
                        <w:ind w:firstLine="442"/>
                      </w:pPr>
                      <w:r>
                        <w:t xml:space="preserve">        outputs = self.bert(input_ids, attention_mask=attention_mask)</w:t>
                      </w:r>
                    </w:p>
                    <w:p w14:paraId="02F1CC3E">
                      <w:pPr>
                        <w:pStyle w:val="80"/>
                        <w:ind w:firstLine="442"/>
                      </w:pPr>
                      <w:r>
                        <w:t xml:space="preserve">        pooled_output = outputs.pooler_output</w:t>
                      </w:r>
                    </w:p>
                    <w:p w14:paraId="11352B29">
                      <w:pPr>
                        <w:pStyle w:val="80"/>
                        <w:ind w:firstLine="442"/>
                      </w:pPr>
                      <w:r>
                        <w:t xml:space="preserve">        logits = self.classifier(pooled_output)</w:t>
                      </w:r>
                    </w:p>
                    <w:p w14:paraId="3FC5860F">
                      <w:pPr>
                        <w:pStyle w:val="80"/>
                        <w:ind w:firstLine="442"/>
                      </w:pPr>
                      <w:r>
                        <w:t xml:space="preserve">        return logits</w:t>
                      </w:r>
                    </w:p>
                  </w:txbxContent>
                </v:textbox>
                <w10:wrap type="none"/>
                <w10:anchorlock/>
              </v:rect>
            </w:pict>
          </mc:Fallback>
        </mc:AlternateContent>
      </w:r>
    </w:p>
    <w:p w14:paraId="497A4888">
      <w:pPr>
        <w:rPr>
          <w:sz w:val="24"/>
          <w:szCs w:val="32"/>
        </w:rPr>
      </w:pPr>
    </w:p>
    <w:p w14:paraId="733D662A">
      <w:pPr>
        <w:pStyle w:val="59"/>
        <w:spacing w:before="291"/>
        <w:jc w:val="left"/>
      </w:pPr>
      <w:bookmarkStart w:id="118" w:name="_Toc195465483"/>
      <w:bookmarkStart w:id="119" w:name="_Toc195575054"/>
      <w:r>
        <w:rPr>
          <w:rFonts w:hint="eastAsia"/>
        </w:rPr>
        <w:t>综合分析</w:t>
      </w:r>
      <w:bookmarkEnd w:id="118"/>
      <w:bookmarkEnd w:id="119"/>
    </w:p>
    <w:p w14:paraId="15855485">
      <w:pPr>
        <w:pStyle w:val="10"/>
        <w:ind w:firstLine="442"/>
      </w:pPr>
      <w:r>
        <w:rPr>
          <w:rFonts w:hint="eastAsia"/>
        </w:rPr>
        <w:t>然而，单纯依赖模型的最高概率输出可能不足以全面理解评论的情感内涵。因此，我提出了一种综合分析策略，该策略不仅考虑模型输出的情感得分和置信度，设置合理的判别阈值，还会结合评论的具体上下文信息进行判断。例如，识别和处理文本中的反讽、隐喻等复杂语言现象，可以引入用户历史评论行为或电影本身的元数据作为辅助信息，通过Softmax输出概率来综合衡量。具体而言，结合以下因素进行综合分析：</w:t>
      </w:r>
    </w:p>
    <w:p w14:paraId="37081E26">
      <w:pPr>
        <w:pStyle w:val="10"/>
        <w:ind w:firstLine="442"/>
      </w:pPr>
      <w:r>
        <w:rPr>
          <w:rFonts w:hint="eastAsia"/>
        </w:rPr>
        <w:t>（1）情感得分：模型输出、置信度、阈值判断</w:t>
      </w:r>
    </w:p>
    <w:p w14:paraId="4D797B9C">
      <w:pPr>
        <w:pStyle w:val="10"/>
        <w:ind w:firstLine="442"/>
      </w:pPr>
      <w:r>
        <w:rPr>
          <w:rFonts w:hint="eastAsia"/>
        </w:rPr>
        <w:t>（2）上下文信息：评论内容、用户历史、电影信息</w:t>
      </w:r>
    </w:p>
    <w:p w14:paraId="4887E76A">
      <w:pPr>
        <w:pStyle w:val="10"/>
        <w:ind w:firstLine="442"/>
      </w:pPr>
      <w:r>
        <w:rPr>
          <w:rFonts w:hint="eastAsia"/>
        </w:rPr>
        <w:t>（3）时间趋势：评论时间、情感变化、异常检测</w:t>
      </w:r>
    </w:p>
    <w:p w14:paraId="20C59BE3">
      <w:pPr>
        <w:pStyle w:val="84"/>
        <w:keepNext/>
      </w:pPr>
      <w:r>
        <w:drawing>
          <wp:inline distT="0" distB="0" distL="0" distR="0">
            <wp:extent cx="3994150" cy="1671955"/>
            <wp:effectExtent l="0" t="0" r="6350" b="4445"/>
            <wp:docPr id="749089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89617" name="图片 1"/>
                    <pic:cNvPicPr>
                      <a:picLocks noChangeAspect="1"/>
                    </pic:cNvPicPr>
                  </pic:nvPicPr>
                  <pic:blipFill>
                    <a:blip r:embed="rId43"/>
                    <a:stretch>
                      <a:fillRect/>
                    </a:stretch>
                  </pic:blipFill>
                  <pic:spPr>
                    <a:xfrm>
                      <a:off x="0" y="0"/>
                      <a:ext cx="3998811" cy="1673921"/>
                    </a:xfrm>
                    <a:prstGeom prst="rect">
                      <a:avLst/>
                    </a:prstGeom>
                  </pic:spPr>
                </pic:pic>
              </a:graphicData>
            </a:graphic>
          </wp:inline>
        </w:drawing>
      </w:r>
    </w:p>
    <w:p w14:paraId="57FA06CA">
      <w:pPr>
        <w:pStyle w:val="9"/>
        <w:rPr>
          <w:szCs w:val="32"/>
        </w:rPr>
      </w:pPr>
      <w:r>
        <w:t xml:space="preserve">图 </w:t>
      </w:r>
      <w:r>
        <w:fldChar w:fldCharType="begin"/>
      </w:r>
      <w:r>
        <w:instrText xml:space="preserve"> STYLEREF 1 \s </w:instrText>
      </w:r>
      <w:r>
        <w:fldChar w:fldCharType="separate"/>
      </w:r>
      <w:r>
        <w:t>5</w:t>
      </w:r>
      <w:r>
        <w:fldChar w:fldCharType="end"/>
      </w:r>
      <w:r>
        <w:noBreakHyphen/>
      </w:r>
      <w:r>
        <w:fldChar w:fldCharType="begin"/>
      </w:r>
      <w:r>
        <w:instrText xml:space="preserve"> SEQ 图 \* ARABIC \s 1 </w:instrText>
      </w:r>
      <w:r>
        <w:fldChar w:fldCharType="separate"/>
      </w:r>
      <w:r>
        <w:t>5</w:t>
      </w:r>
      <w:r>
        <w:fldChar w:fldCharType="end"/>
      </w:r>
      <w:r>
        <w:rPr>
          <w:rFonts w:hint="eastAsia"/>
        </w:rPr>
        <w:t xml:space="preserve"> 情感分析综合推理结果</w:t>
      </w:r>
    </w:p>
    <w:p w14:paraId="2DE35D7C">
      <w:pPr>
        <w:pStyle w:val="10"/>
        <w:ind w:firstLine="442"/>
      </w:pPr>
      <w:r>
        <w:rPr>
          <w:rFonts w:hint="eastAsia"/>
        </w:rPr>
        <w:t>通过置信度等参数综合评判情感得分，以“感觉剧情平平无奇，没什么亮点”评论为例，在概率分布上，中性占比为38%更占优势，但是评论置信度一般大小，仅有38.9%，最终综合评判为中性评论。</w:t>
      </w:r>
    </w:p>
    <w:p w14:paraId="06861952">
      <w:pPr>
        <w:pStyle w:val="10"/>
        <w:ind w:firstLine="442"/>
      </w:pPr>
      <w:r>
        <w:rPr>
          <w:rFonts w:hint="eastAsia"/>
        </w:rPr>
        <w:t>词云图如5-6所示。</w:t>
      </w:r>
    </w:p>
    <w:p w14:paraId="618605E6">
      <w:pPr>
        <w:pStyle w:val="84"/>
        <w:keepNext/>
      </w:pPr>
      <w:r>
        <w:drawing>
          <wp:inline distT="0" distB="0" distL="0" distR="0">
            <wp:extent cx="4013200" cy="2259330"/>
            <wp:effectExtent l="0" t="0" r="6350" b="7620"/>
            <wp:docPr id="2082697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97894" name="图片 1"/>
                    <pic:cNvPicPr>
                      <a:picLocks noChangeAspect="1"/>
                    </pic:cNvPicPr>
                  </pic:nvPicPr>
                  <pic:blipFill>
                    <a:blip r:embed="rId44"/>
                    <a:stretch>
                      <a:fillRect/>
                    </a:stretch>
                  </pic:blipFill>
                  <pic:spPr>
                    <a:xfrm>
                      <a:off x="0" y="0"/>
                      <a:ext cx="4024504" cy="2266285"/>
                    </a:xfrm>
                    <a:prstGeom prst="rect">
                      <a:avLst/>
                    </a:prstGeom>
                  </pic:spPr>
                </pic:pic>
              </a:graphicData>
            </a:graphic>
          </wp:inline>
        </w:drawing>
      </w:r>
    </w:p>
    <w:p w14:paraId="6D9D41B6">
      <w:pPr>
        <w:pStyle w:val="9"/>
      </w:pPr>
      <w:r>
        <w:t xml:space="preserve">图 </w:t>
      </w:r>
      <w:r>
        <w:fldChar w:fldCharType="begin"/>
      </w:r>
      <w:r>
        <w:instrText xml:space="preserve"> STYLEREF 1 \s </w:instrText>
      </w:r>
      <w:r>
        <w:fldChar w:fldCharType="separate"/>
      </w:r>
      <w:r>
        <w:t>5</w:t>
      </w:r>
      <w:r>
        <w:fldChar w:fldCharType="end"/>
      </w:r>
      <w:r>
        <w:noBreakHyphen/>
      </w:r>
      <w:r>
        <w:fldChar w:fldCharType="begin"/>
      </w:r>
      <w:r>
        <w:instrText xml:space="preserve"> SEQ 图 \* ARABIC \s 1 </w:instrText>
      </w:r>
      <w:r>
        <w:fldChar w:fldCharType="separate"/>
      </w:r>
      <w:r>
        <w:t>6</w:t>
      </w:r>
      <w:r>
        <w:fldChar w:fldCharType="end"/>
      </w:r>
      <w:r>
        <w:rPr>
          <w:rFonts w:hint="eastAsia"/>
        </w:rPr>
        <w:t xml:space="preserve"> 词云图展示</w:t>
      </w:r>
    </w:p>
    <w:p w14:paraId="44EED84E">
      <w:pPr>
        <w:pStyle w:val="56"/>
        <w:jc w:val="left"/>
      </w:pPr>
      <w:bookmarkStart w:id="120" w:name="_Toc195575055"/>
      <w:bookmarkStart w:id="121" w:name="_Toc195465484"/>
      <w:r>
        <w:rPr>
          <w:rFonts w:hint="eastAsia"/>
        </w:rPr>
        <w:t>BERT模型评估</w:t>
      </w:r>
      <w:bookmarkEnd w:id="120"/>
      <w:bookmarkEnd w:id="121"/>
    </w:p>
    <w:p w14:paraId="19ED0579">
      <w:pPr>
        <w:pStyle w:val="59"/>
        <w:spacing w:before="291"/>
        <w:jc w:val="left"/>
      </w:pPr>
      <w:bookmarkStart w:id="122" w:name="_Toc195575056"/>
      <w:bookmarkStart w:id="123" w:name="_Toc195465485"/>
      <w:r>
        <w:rPr>
          <w:rFonts w:hint="eastAsia"/>
        </w:rPr>
        <w:t>混淆矩阵</w:t>
      </w:r>
      <w:bookmarkEnd w:id="122"/>
      <w:bookmarkEnd w:id="123"/>
    </w:p>
    <w:p w14:paraId="34F7C455">
      <w:pPr>
        <w:pStyle w:val="10"/>
        <w:ind w:firstLine="442"/>
      </w:pPr>
      <w:r>
        <w:rPr>
          <w:rFonts w:hint="eastAsia"/>
        </w:rPr>
        <w:t>混淆矩阵评估包括模型评估模式、预测结果收集、真实标签收集等，下图为200个样本的三分类混淆矩阵结果。</w:t>
      </w:r>
    </w:p>
    <w:p w14:paraId="2033AE66">
      <w:pPr>
        <w:rPr>
          <w:sz w:val="24"/>
          <w:szCs w:val="32"/>
        </w:rPr>
      </w:pPr>
      <w:r>
        <w:rPr>
          <w:bCs/>
        </w:rPr>
        <mc:AlternateContent>
          <mc:Choice Requires="wps">
            <w:drawing>
              <wp:inline distT="0" distB="0" distL="0" distR="0">
                <wp:extent cx="5930900" cy="2705100"/>
                <wp:effectExtent l="0" t="0" r="12700" b="19050"/>
                <wp:docPr id="743856009" name="文本框 2"/>
                <wp:cNvGraphicFramePr/>
                <a:graphic xmlns:a="http://schemas.openxmlformats.org/drawingml/2006/main">
                  <a:graphicData uri="http://schemas.microsoft.com/office/word/2010/wordprocessingShape">
                    <wps:wsp>
                      <wps:cNvSpPr>
                        <a:spLocks noChangeArrowheads="1"/>
                      </wps:cNvSpPr>
                      <wps:spPr>
                        <a:xfrm>
                          <a:off x="0" y="0"/>
                          <a:ext cx="5930900" cy="2705100"/>
                        </a:xfrm>
                        <a:prstGeom prst="rect">
                          <a:avLst/>
                        </a:prstGeom>
                        <a:solidFill>
                          <a:srgbClr val="FFFFFF"/>
                        </a:solidFill>
                        <a:ln w="9525" cmpd="sng">
                          <a:solidFill>
                            <a:srgbClr val="000000"/>
                          </a:solidFill>
                          <a:miter lim="800000"/>
                        </a:ln>
                      </wps:spPr>
                      <wps:txbx>
                        <w:txbxContent>
                          <w:p w14:paraId="0D3CF456">
                            <w:pPr>
                              <w:pStyle w:val="80"/>
                              <w:ind w:firstLine="442"/>
                            </w:pPr>
                            <w:r>
                              <w:t>def evaluate_model(model, test_loader):</w:t>
                            </w:r>
                          </w:p>
                          <w:p w14:paraId="76762CA1">
                            <w:pPr>
                              <w:pStyle w:val="80"/>
                              <w:ind w:firstLine="442"/>
                            </w:pPr>
                            <w:r>
                              <w:t xml:space="preserve">    model.eval()</w:t>
                            </w:r>
                          </w:p>
                          <w:p w14:paraId="2E9B0ED5">
                            <w:pPr>
                              <w:pStyle w:val="80"/>
                              <w:ind w:firstLine="442"/>
                            </w:pPr>
                            <w:r>
                              <w:t xml:space="preserve">    all_preds = []</w:t>
                            </w:r>
                          </w:p>
                          <w:p w14:paraId="0D94BC0D">
                            <w:pPr>
                              <w:pStyle w:val="80"/>
                              <w:ind w:firstLine="442"/>
                            </w:pPr>
                            <w:r>
                              <w:t xml:space="preserve">    all_labels = []</w:t>
                            </w:r>
                          </w:p>
                          <w:p w14:paraId="1DFEFAD1">
                            <w:pPr>
                              <w:pStyle w:val="80"/>
                              <w:ind w:firstLine="442"/>
                            </w:pPr>
                            <w:r>
                              <w:t xml:space="preserve">    </w:t>
                            </w:r>
                          </w:p>
                          <w:p w14:paraId="59E8F153">
                            <w:pPr>
                              <w:pStyle w:val="80"/>
                              <w:ind w:firstLine="442"/>
                            </w:pPr>
                            <w:r>
                              <w:t xml:space="preserve">    with torch.no_grad():</w:t>
                            </w:r>
                          </w:p>
                          <w:p w14:paraId="587EEF58">
                            <w:pPr>
                              <w:pStyle w:val="80"/>
                              <w:ind w:firstLine="442"/>
                            </w:pPr>
                            <w:r>
                              <w:t xml:space="preserve">        for batch in test_loader:</w:t>
                            </w:r>
                          </w:p>
                          <w:p w14:paraId="18B0D5EB">
                            <w:pPr>
                              <w:pStyle w:val="80"/>
                              <w:ind w:firstLine="442"/>
                            </w:pPr>
                            <w:r>
                              <w:t xml:space="preserve">            outputs = model(**batch)</w:t>
                            </w:r>
                          </w:p>
                          <w:p w14:paraId="530B4EC5">
                            <w:pPr>
                              <w:pStyle w:val="80"/>
                              <w:ind w:firstLine="442"/>
                            </w:pPr>
                            <w:r>
                              <w:t xml:space="preserve">            preds = torch.argmax(outputs.logits, dim=-1)</w:t>
                            </w:r>
                          </w:p>
                          <w:p w14:paraId="73D9B075">
                            <w:pPr>
                              <w:pStyle w:val="80"/>
                              <w:ind w:firstLine="442"/>
                            </w:pPr>
                            <w:r>
                              <w:t xml:space="preserve">            all_preds.extend(preds.cpu().numpy())</w:t>
                            </w:r>
                          </w:p>
                          <w:p w14:paraId="015370FE">
                            <w:pPr>
                              <w:pStyle w:val="80"/>
                              <w:ind w:firstLine="442"/>
                            </w:pPr>
                            <w:r>
                              <w:t xml:space="preserve">            all_labels.extend(batch['labels'].cpu().numpy())</w:t>
                            </w:r>
                          </w:p>
                          <w:p w14:paraId="792276BE">
                            <w:pPr>
                              <w:pStyle w:val="80"/>
                              <w:ind w:firstLine="442"/>
                            </w:pPr>
                            <w:r>
                              <w:t xml:space="preserve">    </w:t>
                            </w:r>
                          </w:p>
                          <w:p w14:paraId="3A325940">
                            <w:pPr>
                              <w:pStyle w:val="80"/>
                              <w:ind w:firstLine="442"/>
                            </w:pPr>
                            <w:r>
                              <w:t xml:space="preserve">    cm = confusion_matrix(all_labels, all_preds)</w:t>
                            </w:r>
                          </w:p>
                          <w:p w14:paraId="3896C5CA">
                            <w:pPr>
                              <w:pStyle w:val="80"/>
                              <w:ind w:firstLine="442"/>
                            </w:pPr>
                            <w:r>
                              <w:t xml:space="preserve">    return cm</w:t>
                            </w:r>
                          </w:p>
                        </w:txbxContent>
                      </wps:txbx>
                      <wps:bodyPr rot="0" vert="horz" wrap="square" lIns="91440" tIns="45720" rIns="91440" bIns="45720" anchor="t" anchorCtr="0" upright="1">
                        <a:noAutofit/>
                      </wps:bodyPr>
                    </wps:wsp>
                  </a:graphicData>
                </a:graphic>
              </wp:inline>
            </w:drawing>
          </mc:Choice>
          <mc:Fallback>
            <w:pict>
              <v:rect id="文本框 2" o:spid="_x0000_s1026" o:spt="1" style="height:213pt;width:467pt;" fillcolor="#FFFFFF" filled="t" stroked="t" coordsize="21600,21600" o:gfxdata="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GBcmJrUAAAABQEAAA8AAAAAAAAAAQAgAAAAIgAAAGRycy9k&#10;b3ducmV2LnhtbFBLAQIUABQAAAAIAIdO4kB0UC89PwIAAIMEAAAOAAAAAAAAAAEAIAAAACMBAABk&#10;cnMvZTJvRG9jLnhtbFBLBQYAAAAABgAGAFkBAADUBQAAAAA=&#10;">
                <v:fill on="t" focussize="0,0"/>
                <v:stroke color="#000000" miterlimit="8" joinstyle="miter"/>
                <v:imagedata o:title=""/>
                <o:lock v:ext="edit" aspectratio="f"/>
                <v:textbox>
                  <w:txbxContent>
                    <w:p w14:paraId="0D3CF456">
                      <w:pPr>
                        <w:pStyle w:val="80"/>
                        <w:ind w:firstLine="442"/>
                      </w:pPr>
                      <w:r>
                        <w:t>def evaluate_model(model, test_loader):</w:t>
                      </w:r>
                    </w:p>
                    <w:p w14:paraId="76762CA1">
                      <w:pPr>
                        <w:pStyle w:val="80"/>
                        <w:ind w:firstLine="442"/>
                      </w:pPr>
                      <w:r>
                        <w:t xml:space="preserve">    model.eval()</w:t>
                      </w:r>
                    </w:p>
                    <w:p w14:paraId="2E9B0ED5">
                      <w:pPr>
                        <w:pStyle w:val="80"/>
                        <w:ind w:firstLine="442"/>
                      </w:pPr>
                      <w:r>
                        <w:t xml:space="preserve">    all_preds = []</w:t>
                      </w:r>
                    </w:p>
                    <w:p w14:paraId="0D94BC0D">
                      <w:pPr>
                        <w:pStyle w:val="80"/>
                        <w:ind w:firstLine="442"/>
                      </w:pPr>
                      <w:r>
                        <w:t xml:space="preserve">    all_labels = []</w:t>
                      </w:r>
                    </w:p>
                    <w:p w14:paraId="1DFEFAD1">
                      <w:pPr>
                        <w:pStyle w:val="80"/>
                        <w:ind w:firstLine="442"/>
                      </w:pPr>
                      <w:r>
                        <w:t xml:space="preserve">    </w:t>
                      </w:r>
                    </w:p>
                    <w:p w14:paraId="59E8F153">
                      <w:pPr>
                        <w:pStyle w:val="80"/>
                        <w:ind w:firstLine="442"/>
                      </w:pPr>
                      <w:r>
                        <w:t xml:space="preserve">    with torch.no_grad():</w:t>
                      </w:r>
                    </w:p>
                    <w:p w14:paraId="587EEF58">
                      <w:pPr>
                        <w:pStyle w:val="80"/>
                        <w:ind w:firstLine="442"/>
                      </w:pPr>
                      <w:r>
                        <w:t xml:space="preserve">        for batch in test_loader:</w:t>
                      </w:r>
                    </w:p>
                    <w:p w14:paraId="18B0D5EB">
                      <w:pPr>
                        <w:pStyle w:val="80"/>
                        <w:ind w:firstLine="442"/>
                      </w:pPr>
                      <w:r>
                        <w:t xml:space="preserve">            outputs = model(**batch)</w:t>
                      </w:r>
                    </w:p>
                    <w:p w14:paraId="530B4EC5">
                      <w:pPr>
                        <w:pStyle w:val="80"/>
                        <w:ind w:firstLine="442"/>
                      </w:pPr>
                      <w:r>
                        <w:t xml:space="preserve">            preds = torch.argmax(outputs.logits, dim=-1)</w:t>
                      </w:r>
                    </w:p>
                    <w:p w14:paraId="73D9B075">
                      <w:pPr>
                        <w:pStyle w:val="80"/>
                        <w:ind w:firstLine="442"/>
                      </w:pPr>
                      <w:r>
                        <w:t xml:space="preserve">            all_preds.extend(preds.cpu().numpy())</w:t>
                      </w:r>
                    </w:p>
                    <w:p w14:paraId="015370FE">
                      <w:pPr>
                        <w:pStyle w:val="80"/>
                        <w:ind w:firstLine="442"/>
                      </w:pPr>
                      <w:r>
                        <w:t xml:space="preserve">            all_labels.extend(batch['labels'].cpu().numpy())</w:t>
                      </w:r>
                    </w:p>
                    <w:p w14:paraId="792276BE">
                      <w:pPr>
                        <w:pStyle w:val="80"/>
                        <w:ind w:firstLine="442"/>
                      </w:pPr>
                      <w:r>
                        <w:t xml:space="preserve">    </w:t>
                      </w:r>
                    </w:p>
                    <w:p w14:paraId="3A325940">
                      <w:pPr>
                        <w:pStyle w:val="80"/>
                        <w:ind w:firstLine="442"/>
                      </w:pPr>
                      <w:r>
                        <w:t xml:space="preserve">    cm = confusion_matrix(all_labels, all_preds)</w:t>
                      </w:r>
                    </w:p>
                    <w:p w14:paraId="3896C5CA">
                      <w:pPr>
                        <w:pStyle w:val="80"/>
                        <w:ind w:firstLine="442"/>
                      </w:pPr>
                      <w:r>
                        <w:t xml:space="preserve">    return cm</w:t>
                      </w:r>
                    </w:p>
                  </w:txbxContent>
                </v:textbox>
                <w10:wrap type="none"/>
                <w10:anchorlock/>
              </v:rect>
            </w:pict>
          </mc:Fallback>
        </mc:AlternateContent>
      </w:r>
    </w:p>
    <w:p w14:paraId="79B63766">
      <w:pPr>
        <w:pStyle w:val="84"/>
        <w:keepNext/>
      </w:pPr>
      <w:r>
        <w:drawing>
          <wp:inline distT="0" distB="0" distL="0" distR="0">
            <wp:extent cx="3562350" cy="2949575"/>
            <wp:effectExtent l="0" t="0" r="0" b="3175"/>
            <wp:docPr id="19174149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14997" name="图片 1"/>
                    <pic:cNvPicPr>
                      <a:picLocks noChangeAspect="1"/>
                    </pic:cNvPicPr>
                  </pic:nvPicPr>
                  <pic:blipFill>
                    <a:blip r:embed="rId45"/>
                    <a:stretch>
                      <a:fillRect/>
                    </a:stretch>
                  </pic:blipFill>
                  <pic:spPr>
                    <a:xfrm>
                      <a:off x="0" y="0"/>
                      <a:ext cx="3573395" cy="2959176"/>
                    </a:xfrm>
                    <a:prstGeom prst="rect">
                      <a:avLst/>
                    </a:prstGeom>
                  </pic:spPr>
                </pic:pic>
              </a:graphicData>
            </a:graphic>
          </wp:inline>
        </w:drawing>
      </w:r>
    </w:p>
    <w:p w14:paraId="5E7834AC">
      <w:pPr>
        <w:pStyle w:val="9"/>
        <w:rPr>
          <w:szCs w:val="32"/>
        </w:rPr>
      </w:pPr>
      <w:r>
        <w:t xml:space="preserve">图 </w:t>
      </w:r>
      <w:r>
        <w:fldChar w:fldCharType="begin"/>
      </w:r>
      <w:r>
        <w:instrText xml:space="preserve"> STYLEREF 1 \s </w:instrText>
      </w:r>
      <w:r>
        <w:fldChar w:fldCharType="separate"/>
      </w:r>
      <w:r>
        <w:t>5</w:t>
      </w:r>
      <w:r>
        <w:fldChar w:fldCharType="end"/>
      </w:r>
      <w:r>
        <w:noBreakHyphen/>
      </w:r>
      <w:r>
        <w:fldChar w:fldCharType="begin"/>
      </w:r>
      <w:r>
        <w:instrText xml:space="preserve"> SEQ 图 \* ARABIC \s 1 </w:instrText>
      </w:r>
      <w:r>
        <w:fldChar w:fldCharType="separate"/>
      </w:r>
      <w:r>
        <w:t>7</w:t>
      </w:r>
      <w:r>
        <w:fldChar w:fldCharType="end"/>
      </w:r>
      <w:r>
        <w:rPr>
          <w:rFonts w:hint="eastAsia"/>
        </w:rPr>
        <w:t xml:space="preserve"> 混淆矩阵展示</w:t>
      </w:r>
    </w:p>
    <w:p w14:paraId="448984A0">
      <w:pPr>
        <w:pStyle w:val="59"/>
        <w:spacing w:before="291"/>
        <w:jc w:val="left"/>
      </w:pPr>
      <w:bookmarkStart w:id="124" w:name="_Toc195465486"/>
      <w:bookmarkStart w:id="125" w:name="_Toc195575057"/>
      <w:r>
        <w:rPr>
          <w:rFonts w:hint="eastAsia"/>
        </w:rPr>
        <w:t>交叉验证</w:t>
      </w:r>
      <w:bookmarkEnd w:id="124"/>
      <w:bookmarkEnd w:id="125"/>
    </w:p>
    <w:p w14:paraId="6AB1B54E">
      <w:pPr>
        <w:pStyle w:val="10"/>
        <w:ind w:firstLine="442"/>
      </w:pPr>
      <w:r>
        <w:rPr>
          <w:rFonts w:hint="eastAsia"/>
        </w:rPr>
        <w:t>交叉验证部分主要包括了数据集划分、模型训练、性能评估、结果统计、方差分析等步骤，防止模型训练过拟合，提高模型的泛化能力。</w:t>
      </w:r>
    </w:p>
    <w:p w14:paraId="3E85609B">
      <w:pPr>
        <w:rPr>
          <w:sz w:val="24"/>
          <w:szCs w:val="32"/>
        </w:rPr>
      </w:pPr>
      <w:r>
        <w:rPr>
          <w:bCs/>
        </w:rPr>
        <mc:AlternateContent>
          <mc:Choice Requires="wps">
            <w:drawing>
              <wp:inline distT="0" distB="0" distL="0" distR="0">
                <wp:extent cx="5930900" cy="4191000"/>
                <wp:effectExtent l="0" t="0" r="12700" b="19050"/>
                <wp:docPr id="1020347920" name="文本框 2"/>
                <wp:cNvGraphicFramePr/>
                <a:graphic xmlns:a="http://schemas.openxmlformats.org/drawingml/2006/main">
                  <a:graphicData uri="http://schemas.microsoft.com/office/word/2010/wordprocessingShape">
                    <wps:wsp>
                      <wps:cNvSpPr>
                        <a:spLocks noChangeArrowheads="1"/>
                      </wps:cNvSpPr>
                      <wps:spPr>
                        <a:xfrm>
                          <a:off x="0" y="0"/>
                          <a:ext cx="5930900" cy="4191000"/>
                        </a:xfrm>
                        <a:prstGeom prst="rect">
                          <a:avLst/>
                        </a:prstGeom>
                        <a:solidFill>
                          <a:srgbClr val="FFFFFF"/>
                        </a:solidFill>
                        <a:ln w="9525" cmpd="sng">
                          <a:solidFill>
                            <a:srgbClr val="000000"/>
                          </a:solidFill>
                          <a:miter lim="800000"/>
                        </a:ln>
                      </wps:spPr>
                      <wps:txbx>
                        <w:txbxContent>
                          <w:p w14:paraId="1984685F">
                            <w:pPr>
                              <w:pStyle w:val="80"/>
                              <w:ind w:firstLine="442"/>
                            </w:pPr>
                            <w:r>
                              <w:t>def cross_validate(model, dataset, n_splits=5):</w:t>
                            </w:r>
                          </w:p>
                          <w:p w14:paraId="07A4D13E">
                            <w:pPr>
                              <w:pStyle w:val="80"/>
                              <w:ind w:firstLine="442"/>
                            </w:pPr>
                            <w:r>
                              <w:t xml:space="preserve">    kf = KFold(n_splits=n_splits, shuffle=True)</w:t>
                            </w:r>
                          </w:p>
                          <w:p w14:paraId="58FBEAFF">
                            <w:pPr>
                              <w:pStyle w:val="80"/>
                              <w:ind w:firstLine="442"/>
                            </w:pPr>
                            <w:r>
                              <w:t xml:space="preserve">    scores = []</w:t>
                            </w:r>
                          </w:p>
                          <w:p w14:paraId="537330AC">
                            <w:pPr>
                              <w:pStyle w:val="80"/>
                              <w:ind w:firstLine="442"/>
                            </w:pPr>
                            <w:r>
                              <w:t xml:space="preserve">    </w:t>
                            </w:r>
                          </w:p>
                          <w:p w14:paraId="051F0FE1">
                            <w:pPr>
                              <w:pStyle w:val="80"/>
                              <w:ind w:firstLine="442"/>
                            </w:pPr>
                            <w:r>
                              <w:t xml:space="preserve">    for train_idx, val_idx in kf.split(dataset):</w:t>
                            </w:r>
                          </w:p>
                          <w:p w14:paraId="13B0D29A">
                            <w:pPr>
                              <w:pStyle w:val="80"/>
                              <w:ind w:firstLine="442"/>
                            </w:pPr>
                            <w:r>
                              <w:t xml:space="preserve">        train_data = dataset[train_idx]</w:t>
                            </w:r>
                          </w:p>
                          <w:p w14:paraId="018C29B4">
                            <w:pPr>
                              <w:pStyle w:val="80"/>
                              <w:ind w:firstLine="442"/>
                            </w:pPr>
                            <w:r>
                              <w:t xml:space="preserve">        val_data = dataset[val_idx]</w:t>
                            </w:r>
                          </w:p>
                          <w:p w14:paraId="79288400">
                            <w:pPr>
                              <w:pStyle w:val="80"/>
                              <w:ind w:firstLine="442"/>
                            </w:pPr>
                            <w:r>
                              <w:t xml:space="preserve">        </w:t>
                            </w:r>
                          </w:p>
                          <w:p w14:paraId="225CFB40">
                            <w:pPr>
                              <w:pStyle w:val="80"/>
                              <w:ind w:firstLine="442"/>
                            </w:pPr>
                            <w:r>
                              <w:rPr>
                                <w:rFonts w:hint="eastAsia"/>
                              </w:rPr>
                              <w:t xml:space="preserve">        # 训练模型</w:t>
                            </w:r>
                          </w:p>
                          <w:p w14:paraId="641F8005">
                            <w:pPr>
                              <w:pStyle w:val="80"/>
                              <w:ind w:firstLine="442"/>
                            </w:pPr>
                            <w:r>
                              <w:t xml:space="preserve">        trainer = Trainer(</w:t>
                            </w:r>
                          </w:p>
                          <w:p w14:paraId="277F1B61">
                            <w:pPr>
                              <w:pStyle w:val="80"/>
                              <w:ind w:firstLine="442"/>
                            </w:pPr>
                            <w:r>
                              <w:t xml:space="preserve">            model=model,</w:t>
                            </w:r>
                          </w:p>
                          <w:p w14:paraId="524A30BA">
                            <w:pPr>
                              <w:pStyle w:val="80"/>
                              <w:ind w:firstLine="442"/>
                            </w:pPr>
                            <w:r>
                              <w:t xml:space="preserve">            args=training_args,</w:t>
                            </w:r>
                          </w:p>
                          <w:p w14:paraId="033C3D45">
                            <w:pPr>
                              <w:pStyle w:val="80"/>
                              <w:ind w:firstLine="442"/>
                            </w:pPr>
                            <w:r>
                              <w:t xml:space="preserve">            train_dataset=train_data,</w:t>
                            </w:r>
                          </w:p>
                          <w:p w14:paraId="3907308C">
                            <w:pPr>
                              <w:pStyle w:val="80"/>
                              <w:ind w:firstLine="442"/>
                            </w:pPr>
                            <w:r>
                              <w:t xml:space="preserve">            eval_dataset=val_data</w:t>
                            </w:r>
                          </w:p>
                          <w:p w14:paraId="63DE3257">
                            <w:pPr>
                              <w:pStyle w:val="80"/>
                              <w:ind w:firstLine="442"/>
                            </w:pPr>
                            <w:r>
                              <w:t xml:space="preserve">        )</w:t>
                            </w:r>
                          </w:p>
                          <w:p w14:paraId="5E3E2F63">
                            <w:pPr>
                              <w:pStyle w:val="80"/>
                              <w:ind w:firstLine="442"/>
                            </w:pPr>
                            <w:r>
                              <w:t xml:space="preserve">        trainer.train()</w:t>
                            </w:r>
                          </w:p>
                          <w:p w14:paraId="12ACC581">
                            <w:pPr>
                              <w:pStyle w:val="80"/>
                              <w:ind w:firstLine="442"/>
                            </w:pPr>
                            <w:r>
                              <w:t xml:space="preserve">        </w:t>
                            </w:r>
                          </w:p>
                          <w:p w14:paraId="0921A5DB">
                            <w:pPr>
                              <w:pStyle w:val="80"/>
                              <w:ind w:firstLine="442"/>
                            </w:pPr>
                            <w:r>
                              <w:rPr>
                                <w:rFonts w:hint="eastAsia"/>
                              </w:rPr>
                              <w:t xml:space="preserve">        # 评估模型</w:t>
                            </w:r>
                          </w:p>
                          <w:p w14:paraId="6AE47AAD">
                            <w:pPr>
                              <w:pStyle w:val="80"/>
                              <w:ind w:firstLine="442"/>
                            </w:pPr>
                            <w:r>
                              <w:t xml:space="preserve">        eval_results = trainer.evaluate()</w:t>
                            </w:r>
                          </w:p>
                          <w:p w14:paraId="5A4340EC">
                            <w:pPr>
                              <w:pStyle w:val="80"/>
                              <w:ind w:firstLine="442"/>
                            </w:pPr>
                            <w:r>
                              <w:t xml:space="preserve">        scores.append(eval_results['eval_accuracy'])</w:t>
                            </w:r>
                          </w:p>
                          <w:p w14:paraId="611E8429">
                            <w:pPr>
                              <w:pStyle w:val="80"/>
                              <w:ind w:firstLine="442"/>
                            </w:pPr>
                            <w:r>
                              <w:t xml:space="preserve">    </w:t>
                            </w:r>
                          </w:p>
                          <w:p w14:paraId="6AC0FE58">
                            <w:pPr>
                              <w:pStyle w:val="80"/>
                              <w:ind w:firstLine="442"/>
                            </w:pPr>
                            <w:r>
                              <w:t xml:space="preserve">    return np.mean(scores), np.std(scores)</w:t>
                            </w:r>
                          </w:p>
                        </w:txbxContent>
                      </wps:txbx>
                      <wps:bodyPr rot="0" vert="horz" wrap="square" lIns="91440" tIns="45720" rIns="91440" bIns="45720" anchor="t" anchorCtr="0" upright="1">
                        <a:noAutofit/>
                      </wps:bodyPr>
                    </wps:wsp>
                  </a:graphicData>
                </a:graphic>
              </wp:inline>
            </w:drawing>
          </mc:Choice>
          <mc:Fallback>
            <w:pict>
              <v:rect id="文本框 2" o:spid="_x0000_s1026" o:spt="1" style="height:330pt;width:467pt;" fillcolor="#FFFFFF" filled="t" stroked="t" coordsize="21600,21600" o:gfxdata="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I4MEiLUAAAABQEAAA8AAAAAAAAAAQAgAAAAIgAAAGRycy9k&#10;b3ducmV2LnhtbFBLAQIUABQAAAAIAIdO4kBFb5qQPwIAAIQEAAAOAAAAAAAAAAEAIAAAACMBAABk&#10;cnMvZTJvRG9jLnhtbFBLBQYAAAAABgAGAFkBAADUBQAAAAA=&#10;">
                <v:fill on="t" focussize="0,0"/>
                <v:stroke color="#000000" miterlimit="8" joinstyle="miter"/>
                <v:imagedata o:title=""/>
                <o:lock v:ext="edit" aspectratio="f"/>
                <v:textbox>
                  <w:txbxContent>
                    <w:p w14:paraId="1984685F">
                      <w:pPr>
                        <w:pStyle w:val="80"/>
                        <w:ind w:firstLine="442"/>
                      </w:pPr>
                      <w:r>
                        <w:t>def cross_validate(model, dataset, n_splits=5):</w:t>
                      </w:r>
                    </w:p>
                    <w:p w14:paraId="07A4D13E">
                      <w:pPr>
                        <w:pStyle w:val="80"/>
                        <w:ind w:firstLine="442"/>
                      </w:pPr>
                      <w:r>
                        <w:t xml:space="preserve">    kf = KFold(n_splits=n_splits, shuffle=True)</w:t>
                      </w:r>
                    </w:p>
                    <w:p w14:paraId="58FBEAFF">
                      <w:pPr>
                        <w:pStyle w:val="80"/>
                        <w:ind w:firstLine="442"/>
                      </w:pPr>
                      <w:r>
                        <w:t xml:space="preserve">    scores = []</w:t>
                      </w:r>
                    </w:p>
                    <w:p w14:paraId="537330AC">
                      <w:pPr>
                        <w:pStyle w:val="80"/>
                        <w:ind w:firstLine="442"/>
                      </w:pPr>
                      <w:r>
                        <w:t xml:space="preserve">    </w:t>
                      </w:r>
                    </w:p>
                    <w:p w14:paraId="051F0FE1">
                      <w:pPr>
                        <w:pStyle w:val="80"/>
                        <w:ind w:firstLine="442"/>
                      </w:pPr>
                      <w:r>
                        <w:t xml:space="preserve">    for train_idx, val_idx in kf.split(dataset):</w:t>
                      </w:r>
                    </w:p>
                    <w:p w14:paraId="13B0D29A">
                      <w:pPr>
                        <w:pStyle w:val="80"/>
                        <w:ind w:firstLine="442"/>
                      </w:pPr>
                      <w:r>
                        <w:t xml:space="preserve">        train_data = dataset[train_idx]</w:t>
                      </w:r>
                    </w:p>
                    <w:p w14:paraId="018C29B4">
                      <w:pPr>
                        <w:pStyle w:val="80"/>
                        <w:ind w:firstLine="442"/>
                      </w:pPr>
                      <w:r>
                        <w:t xml:space="preserve">        val_data = dataset[val_idx]</w:t>
                      </w:r>
                    </w:p>
                    <w:p w14:paraId="79288400">
                      <w:pPr>
                        <w:pStyle w:val="80"/>
                        <w:ind w:firstLine="442"/>
                      </w:pPr>
                      <w:r>
                        <w:t xml:space="preserve">        </w:t>
                      </w:r>
                    </w:p>
                    <w:p w14:paraId="225CFB40">
                      <w:pPr>
                        <w:pStyle w:val="80"/>
                        <w:ind w:firstLine="442"/>
                      </w:pPr>
                      <w:r>
                        <w:rPr>
                          <w:rFonts w:hint="eastAsia"/>
                        </w:rPr>
                        <w:t xml:space="preserve">        # 训练模型</w:t>
                      </w:r>
                    </w:p>
                    <w:p w14:paraId="641F8005">
                      <w:pPr>
                        <w:pStyle w:val="80"/>
                        <w:ind w:firstLine="442"/>
                      </w:pPr>
                      <w:r>
                        <w:t xml:space="preserve">        trainer = Trainer(</w:t>
                      </w:r>
                    </w:p>
                    <w:p w14:paraId="277F1B61">
                      <w:pPr>
                        <w:pStyle w:val="80"/>
                        <w:ind w:firstLine="442"/>
                      </w:pPr>
                      <w:r>
                        <w:t xml:space="preserve">            model=model,</w:t>
                      </w:r>
                    </w:p>
                    <w:p w14:paraId="524A30BA">
                      <w:pPr>
                        <w:pStyle w:val="80"/>
                        <w:ind w:firstLine="442"/>
                      </w:pPr>
                      <w:r>
                        <w:t xml:space="preserve">            args=training_args,</w:t>
                      </w:r>
                    </w:p>
                    <w:p w14:paraId="033C3D45">
                      <w:pPr>
                        <w:pStyle w:val="80"/>
                        <w:ind w:firstLine="442"/>
                      </w:pPr>
                      <w:r>
                        <w:t xml:space="preserve">            train_dataset=train_data,</w:t>
                      </w:r>
                    </w:p>
                    <w:p w14:paraId="3907308C">
                      <w:pPr>
                        <w:pStyle w:val="80"/>
                        <w:ind w:firstLine="442"/>
                      </w:pPr>
                      <w:r>
                        <w:t xml:space="preserve">            eval_dataset=val_data</w:t>
                      </w:r>
                    </w:p>
                    <w:p w14:paraId="63DE3257">
                      <w:pPr>
                        <w:pStyle w:val="80"/>
                        <w:ind w:firstLine="442"/>
                      </w:pPr>
                      <w:r>
                        <w:t xml:space="preserve">        )</w:t>
                      </w:r>
                    </w:p>
                    <w:p w14:paraId="5E3E2F63">
                      <w:pPr>
                        <w:pStyle w:val="80"/>
                        <w:ind w:firstLine="442"/>
                      </w:pPr>
                      <w:r>
                        <w:t xml:space="preserve">        trainer.train()</w:t>
                      </w:r>
                    </w:p>
                    <w:p w14:paraId="12ACC581">
                      <w:pPr>
                        <w:pStyle w:val="80"/>
                        <w:ind w:firstLine="442"/>
                      </w:pPr>
                      <w:r>
                        <w:t xml:space="preserve">        </w:t>
                      </w:r>
                    </w:p>
                    <w:p w14:paraId="0921A5DB">
                      <w:pPr>
                        <w:pStyle w:val="80"/>
                        <w:ind w:firstLine="442"/>
                      </w:pPr>
                      <w:r>
                        <w:rPr>
                          <w:rFonts w:hint="eastAsia"/>
                        </w:rPr>
                        <w:t xml:space="preserve">        # 评估模型</w:t>
                      </w:r>
                    </w:p>
                    <w:p w14:paraId="6AE47AAD">
                      <w:pPr>
                        <w:pStyle w:val="80"/>
                        <w:ind w:firstLine="442"/>
                      </w:pPr>
                      <w:r>
                        <w:t xml:space="preserve">        eval_results = trainer.evaluate()</w:t>
                      </w:r>
                    </w:p>
                    <w:p w14:paraId="5A4340EC">
                      <w:pPr>
                        <w:pStyle w:val="80"/>
                        <w:ind w:firstLine="442"/>
                      </w:pPr>
                      <w:r>
                        <w:t xml:space="preserve">        scores.append(eval_results['eval_accuracy'])</w:t>
                      </w:r>
                    </w:p>
                    <w:p w14:paraId="611E8429">
                      <w:pPr>
                        <w:pStyle w:val="80"/>
                        <w:ind w:firstLine="442"/>
                      </w:pPr>
                      <w:r>
                        <w:t xml:space="preserve">    </w:t>
                      </w:r>
                    </w:p>
                    <w:p w14:paraId="6AC0FE58">
                      <w:pPr>
                        <w:pStyle w:val="80"/>
                        <w:ind w:firstLine="442"/>
                      </w:pPr>
                      <w:r>
                        <w:t xml:space="preserve">    return np.mean(scores), np.std(scores)</w:t>
                      </w:r>
                    </w:p>
                  </w:txbxContent>
                </v:textbox>
                <w10:wrap type="none"/>
                <w10:anchorlock/>
              </v:rect>
            </w:pict>
          </mc:Fallback>
        </mc:AlternateContent>
      </w:r>
    </w:p>
    <w:p w14:paraId="1DD7EA09">
      <w:pPr>
        <w:pStyle w:val="59"/>
        <w:spacing w:before="291"/>
        <w:jc w:val="left"/>
      </w:pPr>
      <w:bookmarkStart w:id="126" w:name="_Toc195465487"/>
      <w:bookmarkStart w:id="127" w:name="_Toc195575058"/>
      <w:r>
        <w:rPr>
          <w:rFonts w:hint="eastAsia"/>
        </w:rPr>
        <w:t>模型指标</w:t>
      </w:r>
      <w:bookmarkEnd w:id="126"/>
      <w:bookmarkEnd w:id="127"/>
    </w:p>
    <w:p w14:paraId="7F3A18EF">
      <w:pPr>
        <w:pStyle w:val="10"/>
        <w:ind w:firstLine="442"/>
      </w:pPr>
      <w:r>
        <w:rPr>
          <w:rFonts w:hint="eastAsia"/>
        </w:rPr>
        <w:t>模型主要评估指标包括准确率 (Accuracy)，精确率 (Precision)，召回率 (Recall)，F1分数，ROC曲线等。</w:t>
      </w:r>
    </w:p>
    <w:p w14:paraId="72DB7578">
      <w:pPr>
        <w:pStyle w:val="10"/>
        <w:ind w:firstLine="442"/>
      </w:pPr>
      <w:r>
        <w:rPr>
          <w:rFonts w:hint="eastAsia"/>
        </w:rPr>
        <w:t>ROC 曲线展示了在不同的分类阈值下，模型的真阳性率（True Positive Rate, TPR，即Recall）相对于假阳性率（False Positive Rate, FPR）的变化情况。X 轴是 FPR (FP / (FP + TN))，Y 轴是 TPR (TP / (TP + FN))。曲线越靠近左上角，表示模型性能越好（在较低的FPR下获得较高的TPR），图中对角虚线代表随机猜测的性能。</w:t>
      </w:r>
    </w:p>
    <w:p w14:paraId="6836651E">
      <w:pPr>
        <w:pStyle w:val="10"/>
        <w:ind w:firstLine="442"/>
      </w:pPr>
      <w:r>
        <w:rPr>
          <w:rFonts w:hint="eastAsia"/>
        </w:rPr>
        <w:t>AUC (Area Under the Curve) 是 ROC 曲线下的面积，是衡量模型整体区分能力的指标，值越接近 1 越好。对于多分类问题，通常会绘制每个类别的 ROC 曲线（One-vs-Rest），以及宏平均（Macro-average）或微平均（Micro-average）的 ROC 曲线。其中微平均考虑了所有样本的预测结果。</w:t>
      </w:r>
    </w:p>
    <w:p w14:paraId="09D218BA">
      <w:pPr>
        <w:pStyle w:val="84"/>
        <w:keepNext/>
      </w:pPr>
      <w:r>
        <w:drawing>
          <wp:inline distT="0" distB="0" distL="0" distR="0">
            <wp:extent cx="4229100" cy="3646805"/>
            <wp:effectExtent l="0" t="0" r="0" b="0"/>
            <wp:docPr id="973775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75717" name="图片 1"/>
                    <pic:cNvPicPr>
                      <a:picLocks noChangeAspect="1"/>
                    </pic:cNvPicPr>
                  </pic:nvPicPr>
                  <pic:blipFill>
                    <a:blip r:embed="rId46"/>
                    <a:stretch>
                      <a:fillRect/>
                    </a:stretch>
                  </pic:blipFill>
                  <pic:spPr>
                    <a:xfrm>
                      <a:off x="0" y="0"/>
                      <a:ext cx="4234440" cy="3651441"/>
                    </a:xfrm>
                    <a:prstGeom prst="rect">
                      <a:avLst/>
                    </a:prstGeom>
                  </pic:spPr>
                </pic:pic>
              </a:graphicData>
            </a:graphic>
          </wp:inline>
        </w:drawing>
      </w:r>
    </w:p>
    <w:p w14:paraId="5C0B4F77">
      <w:pPr>
        <w:pStyle w:val="9"/>
        <w:rPr>
          <w:szCs w:val="32"/>
        </w:rPr>
      </w:pPr>
      <w:r>
        <w:t xml:space="preserve">图 </w:t>
      </w:r>
      <w:r>
        <w:fldChar w:fldCharType="begin"/>
      </w:r>
      <w:r>
        <w:instrText xml:space="preserve"> STYLEREF 1 \s </w:instrText>
      </w:r>
      <w:r>
        <w:fldChar w:fldCharType="separate"/>
      </w:r>
      <w:r>
        <w:t>5</w:t>
      </w:r>
      <w:r>
        <w:fldChar w:fldCharType="end"/>
      </w:r>
      <w:r>
        <w:noBreakHyphen/>
      </w:r>
      <w:r>
        <w:fldChar w:fldCharType="begin"/>
      </w:r>
      <w:r>
        <w:instrText xml:space="preserve"> SEQ 图 \* ARABIC \s 1 </w:instrText>
      </w:r>
      <w:r>
        <w:fldChar w:fldCharType="separate"/>
      </w:r>
      <w:r>
        <w:t>8</w:t>
      </w:r>
      <w:r>
        <w:fldChar w:fldCharType="end"/>
      </w:r>
      <w:r>
        <w:rPr>
          <w:rFonts w:hint="eastAsia"/>
        </w:rPr>
        <w:t xml:space="preserve"> 模型ROC曲线展示</w:t>
      </w:r>
    </w:p>
    <w:p w14:paraId="38F47567">
      <w:pPr>
        <w:pStyle w:val="10"/>
        <w:ind w:firstLine="442"/>
      </w:pPr>
      <w:r>
        <w:rPr>
          <w:rFonts w:hint="eastAsia"/>
        </w:rPr>
        <w:t>模型的精确率、召回率、F1分数如下图所示。</w:t>
      </w:r>
    </w:p>
    <w:p w14:paraId="1548BCD9">
      <w:pPr>
        <w:pStyle w:val="84"/>
        <w:keepNext/>
      </w:pPr>
      <w:r>
        <w:drawing>
          <wp:inline distT="0" distB="0" distL="0" distR="0">
            <wp:extent cx="4083050" cy="1586865"/>
            <wp:effectExtent l="0" t="0" r="0" b="0"/>
            <wp:docPr id="9748868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86882" name="图片 1"/>
                    <pic:cNvPicPr>
                      <a:picLocks noChangeAspect="1"/>
                    </pic:cNvPicPr>
                  </pic:nvPicPr>
                  <pic:blipFill>
                    <a:blip r:embed="rId47"/>
                    <a:stretch>
                      <a:fillRect/>
                    </a:stretch>
                  </pic:blipFill>
                  <pic:spPr>
                    <a:xfrm>
                      <a:off x="0" y="0"/>
                      <a:ext cx="4088675" cy="1589163"/>
                    </a:xfrm>
                    <a:prstGeom prst="rect">
                      <a:avLst/>
                    </a:prstGeom>
                  </pic:spPr>
                </pic:pic>
              </a:graphicData>
            </a:graphic>
          </wp:inline>
        </w:drawing>
      </w:r>
    </w:p>
    <w:p w14:paraId="22818ECD">
      <w:pPr>
        <w:pStyle w:val="9"/>
      </w:pPr>
      <w:r>
        <w:t xml:space="preserve">图 </w:t>
      </w:r>
      <w:r>
        <w:fldChar w:fldCharType="begin"/>
      </w:r>
      <w:r>
        <w:instrText xml:space="preserve"> STYLEREF 1 \s </w:instrText>
      </w:r>
      <w:r>
        <w:fldChar w:fldCharType="separate"/>
      </w:r>
      <w:r>
        <w:t>5</w:t>
      </w:r>
      <w:r>
        <w:fldChar w:fldCharType="end"/>
      </w:r>
      <w:r>
        <w:noBreakHyphen/>
      </w:r>
      <w:r>
        <w:fldChar w:fldCharType="begin"/>
      </w:r>
      <w:r>
        <w:instrText xml:space="preserve"> SEQ 图 \* ARABIC \s 1 </w:instrText>
      </w:r>
      <w:r>
        <w:fldChar w:fldCharType="separate"/>
      </w:r>
      <w:r>
        <w:t>9</w:t>
      </w:r>
      <w:r>
        <w:fldChar w:fldCharType="end"/>
      </w:r>
      <w:r>
        <w:rPr>
          <w:rFonts w:hint="eastAsia"/>
        </w:rPr>
        <w:t xml:space="preserve"> 模型评价指标分数展示</w:t>
      </w:r>
    </w:p>
    <w:p w14:paraId="5F500A44">
      <w:pPr>
        <w:spacing w:line="360" w:lineRule="auto"/>
      </w:pPr>
      <w:r>
        <w:br w:type="page"/>
      </w:r>
      <w:bookmarkStart w:id="128" w:name="_Toc67804979"/>
    </w:p>
    <w:p w14:paraId="1CA6AA99">
      <w:pPr>
        <w:pStyle w:val="57"/>
        <w:jc w:val="left"/>
      </w:pPr>
      <w:del w:id="30" w:author="scu" w:date="2025-04-16T10:10:00Z">
        <w:bookmarkStart w:id="129" w:name="_Toc195575059"/>
        <w:bookmarkStart w:id="130" w:name="_Toc134774585"/>
        <w:bookmarkStart w:id="131" w:name="_Toc195465488"/>
        <w:r>
          <w:rPr>
            <w:rFonts w:hint="eastAsia"/>
          </w:rPr>
          <w:delText>工作总结</w:delText>
        </w:r>
        <w:bookmarkEnd w:id="128"/>
        <w:r>
          <w:rPr>
            <w:rFonts w:hint="eastAsia"/>
          </w:rPr>
          <w:delText>和心得体会</w:delText>
        </w:r>
        <w:bookmarkEnd w:id="129"/>
        <w:bookmarkEnd w:id="130"/>
        <w:bookmarkEnd w:id="131"/>
      </w:del>
      <w:ins w:id="31" w:author="scu" w:date="2025-04-16T10:10:00Z">
        <w:r>
          <w:rPr>
            <w:rFonts w:hint="eastAsia"/>
          </w:rPr>
          <w:t>总结与展望</w:t>
        </w:r>
      </w:ins>
    </w:p>
    <w:p w14:paraId="40EB6588">
      <w:pPr>
        <w:pStyle w:val="56"/>
        <w:jc w:val="left"/>
      </w:pPr>
      <w:del w:id="32" w:author="scu" w:date="2025-04-16T10:10:00Z">
        <w:bookmarkStart w:id="132" w:name="_Toc134774586"/>
        <w:bookmarkStart w:id="133" w:name="_Toc195465489"/>
        <w:bookmarkStart w:id="134" w:name="_Toc195575060"/>
        <w:r>
          <w:rPr>
            <w:rFonts w:hint="eastAsia"/>
          </w:rPr>
          <w:delText>工作</w:delText>
        </w:r>
      </w:del>
      <w:r>
        <w:rPr>
          <w:rFonts w:hint="eastAsia"/>
        </w:rPr>
        <w:t>总结</w:t>
      </w:r>
      <w:bookmarkEnd w:id="132"/>
      <w:bookmarkEnd w:id="133"/>
      <w:bookmarkEnd w:id="134"/>
    </w:p>
    <w:p w14:paraId="21A2E3DB">
      <w:pPr>
        <w:spacing w:line="400" w:lineRule="exact"/>
        <w:ind w:firstLine="442" w:firstLineChars="200"/>
        <w:jc w:val="left"/>
        <w:rPr>
          <w:sz w:val="24"/>
        </w:rPr>
      </w:pPr>
      <w:r>
        <w:rPr>
          <w:rFonts w:hint="eastAsia"/>
          <w:sz w:val="24"/>
        </w:rPr>
        <w:t>本项目成功实现了基于BERT的中文电影评论情感分析系统，并且独立完成了从系统设计、开发到测试的整个过程。项目涵盖了从前端用户界面设计到后端服务逻辑实现的全方位内容，包括用户管理、电影信息管理、评论管理和数据分析等功能模块。通过实验验证了BERT模型在处理中文电影评论情感分析任务上的高效性和准确性，同时也展示了该系统在实际应用中的潜力和价值。</w:t>
      </w:r>
    </w:p>
    <w:p w14:paraId="010C0D0C">
      <w:pPr>
        <w:spacing w:line="400" w:lineRule="exact"/>
        <w:ind w:firstLine="442" w:firstLineChars="200"/>
        <w:jc w:val="left"/>
        <w:rPr>
          <w:sz w:val="24"/>
        </w:rPr>
      </w:pPr>
    </w:p>
    <w:p w14:paraId="465D3996">
      <w:pPr>
        <w:pStyle w:val="56"/>
        <w:jc w:val="left"/>
      </w:pPr>
      <w:del w:id="33" w:author="scu" w:date="2025-04-16T10:10:00Z">
        <w:bookmarkStart w:id="135" w:name="_Toc134774587"/>
        <w:bookmarkStart w:id="136" w:name="_Toc195575061"/>
        <w:bookmarkStart w:id="137" w:name="_Toc195465490"/>
        <w:r>
          <w:rPr>
            <w:rFonts w:hint="eastAsia"/>
          </w:rPr>
          <w:delText>心得体会</w:delText>
        </w:r>
        <w:bookmarkEnd w:id="135"/>
        <w:bookmarkEnd w:id="136"/>
        <w:bookmarkEnd w:id="137"/>
      </w:del>
      <w:ins w:id="34" w:author="scu" w:date="2025-04-16T10:10:00Z">
        <w:r>
          <w:rPr>
            <w:rFonts w:hint="eastAsia"/>
          </w:rPr>
          <w:t>展望</w:t>
        </w:r>
      </w:ins>
    </w:p>
    <w:p w14:paraId="0176FA20">
      <w:pPr>
        <w:spacing w:line="400" w:lineRule="exact"/>
        <w:ind w:firstLine="442" w:firstLineChars="200"/>
        <w:jc w:val="left"/>
        <w:rPr>
          <w:sz w:val="24"/>
        </w:rPr>
      </w:pPr>
      <w:r>
        <w:rPr>
          <w:rFonts w:hint="eastAsia"/>
          <w:sz w:val="24"/>
        </w:rPr>
        <w:t>在整个项目的开发过程中，我深刻体会到自然语言处理技术的重要性以及其在提升信息理解和处理效率方面的巨大潜力。在面对复杂的中文语境时，选择合适的模型和算法尤为关键。同时，我也认识到数据预处理的质量直接影响到模型的效果，为此，在数据清洗、特征提取等前期准备工作中投入足够的时间和精力是非常必要的。此外，作为一个个人项目，虽然没有团队合作的挑战，但这也要求我在时间管理和自我监督方面更加严格，确保项目的顺利推进。这次经历让我学到了很多宝贵的知识和技能，也增强了我的独立解决问题的能力。</w:t>
      </w:r>
    </w:p>
    <w:p w14:paraId="4C665944">
      <w:pPr>
        <w:spacing w:line="360" w:lineRule="auto"/>
      </w:pPr>
      <w:r>
        <w:br w:type="page"/>
      </w:r>
    </w:p>
    <w:p w14:paraId="0D7B7606">
      <w:pPr>
        <w:pStyle w:val="57"/>
        <w:numPr>
          <w:ilvl w:val="0"/>
          <w:numId w:val="0"/>
        </w:numPr>
        <w:ind w:left="440" w:hanging="440"/>
      </w:pPr>
      <w:bookmarkStart w:id="138" w:name="_Toc36193162"/>
      <w:bookmarkStart w:id="139" w:name="_Ref130208578"/>
      <w:bookmarkStart w:id="140" w:name="_Toc195575062"/>
      <w:bookmarkStart w:id="141" w:name="_Toc130202673"/>
      <w:r>
        <w:rPr>
          <w:rFonts w:hint="eastAsia"/>
        </w:rPr>
        <w:t>参考文献</w:t>
      </w:r>
      <w:bookmarkEnd w:id="138"/>
      <w:bookmarkEnd w:id="139"/>
      <w:bookmarkEnd w:id="140"/>
      <w:bookmarkEnd w:id="141"/>
    </w:p>
    <w:p w14:paraId="546B8DD5">
      <w:pPr>
        <w:pStyle w:val="10"/>
        <w:ind w:firstLine="442"/>
      </w:pPr>
    </w:p>
    <w:p w14:paraId="3D2D136C">
      <w:pPr>
        <w:numPr>
          <w:ilvl w:val="0"/>
          <w:numId w:val="6"/>
        </w:numPr>
        <w:spacing w:line="400" w:lineRule="exact"/>
        <w:jc w:val="left"/>
      </w:pPr>
      <w:bookmarkStart w:id="142" w:name="_Ref195487125"/>
      <w:r>
        <w:rPr>
          <w:rFonts w:hint="eastAsia"/>
        </w:rPr>
        <w:t>李佳, 实现人民对美好生活向往的路径. 党课参考, 2023(06): 第65-70页.</w:t>
      </w:r>
      <w:bookmarkEnd w:id="142"/>
    </w:p>
    <w:p w14:paraId="054EF76C">
      <w:pPr>
        <w:numPr>
          <w:ilvl w:val="0"/>
          <w:numId w:val="6"/>
        </w:numPr>
        <w:spacing w:line="400" w:lineRule="exact"/>
        <w:jc w:val="left"/>
      </w:pPr>
      <w:r>
        <w:rPr>
          <w:rFonts w:hint="eastAsia"/>
        </w:rPr>
        <w:t>王宜文与张云, 互联网时代的电影评论. 艺术评论, 2015(08): 第14-22页.</w:t>
      </w:r>
    </w:p>
    <w:p w14:paraId="41768DE7">
      <w:pPr>
        <w:numPr>
          <w:ilvl w:val="0"/>
          <w:numId w:val="6"/>
        </w:numPr>
        <w:spacing w:line="400" w:lineRule="exact"/>
        <w:jc w:val="left"/>
      </w:pPr>
      <w:r>
        <w:rPr>
          <w:rFonts w:hint="eastAsia"/>
        </w:rPr>
        <w:t>司若, 黄莺与许婉钰, 近年来我国网络影评发展脉络研究. 当代电影, 2020(03): 第137-143页.</w:t>
      </w:r>
    </w:p>
    <w:p w14:paraId="7C2E9C13">
      <w:pPr>
        <w:numPr>
          <w:ilvl w:val="0"/>
          <w:numId w:val="6"/>
        </w:numPr>
        <w:spacing w:line="400" w:lineRule="exact"/>
        <w:jc w:val="left"/>
      </w:pPr>
      <w:r>
        <w:rPr>
          <w:rFonts w:hint="eastAsia"/>
        </w:rPr>
        <w:t>张璐, 从Python情感分析看海外读者对中国译介文学的接受和评价：以《三体》英译本为例. 外语研究, 2019. 36(04): 第80-86页.</w:t>
      </w:r>
    </w:p>
    <w:p w14:paraId="232677D8">
      <w:pPr>
        <w:numPr>
          <w:ilvl w:val="0"/>
          <w:numId w:val="6"/>
        </w:numPr>
        <w:spacing w:line="400" w:lineRule="exact"/>
        <w:jc w:val="left"/>
      </w:pPr>
      <w:r>
        <w:rPr>
          <w:rFonts w:hint="eastAsia"/>
        </w:rPr>
        <w:t>刘玲玉与邓燕燕, 基于Python情感分析和批评隐喻的网络话语分析——以影片《流浪地球》中美德影评为例. 江苏大学学报(社会科学版), 2022. 24(03): 第76-88页.</w:t>
      </w:r>
    </w:p>
    <w:p w14:paraId="15D06586">
      <w:pPr>
        <w:numPr>
          <w:ilvl w:val="0"/>
          <w:numId w:val="6"/>
        </w:numPr>
        <w:spacing w:line="400" w:lineRule="exact"/>
        <w:jc w:val="left"/>
      </w:pPr>
      <w:r>
        <w:t>Pang, B., Lee, L., &amp; Vaithyanathan, S. (2002). Thumbs up? Sentiment classification using machine learning techniques. EMNLP.</w:t>
      </w:r>
    </w:p>
    <w:p w14:paraId="76D3872A">
      <w:pPr>
        <w:numPr>
          <w:ilvl w:val="0"/>
          <w:numId w:val="6"/>
        </w:numPr>
        <w:spacing w:line="400" w:lineRule="exact"/>
        <w:jc w:val="left"/>
      </w:pPr>
      <w:r>
        <w:t>Taboada, M., Brooke, J., Tofiloski, M., et al. (2011). Lexicon-based methods for sentiment analysis. Computational Linguistics.</w:t>
      </w:r>
    </w:p>
    <w:p w14:paraId="2BF54D05">
      <w:pPr>
        <w:numPr>
          <w:ilvl w:val="0"/>
          <w:numId w:val="6"/>
        </w:numPr>
        <w:spacing w:line="400" w:lineRule="exact"/>
        <w:jc w:val="left"/>
      </w:pPr>
      <w:r>
        <w:t>Kim, Y. (2014). Convolutional neural networks for sentence classification. EMNLP.</w:t>
      </w:r>
    </w:p>
    <w:p w14:paraId="7C988EE8">
      <w:pPr>
        <w:numPr>
          <w:ilvl w:val="0"/>
          <w:numId w:val="6"/>
        </w:numPr>
        <w:spacing w:line="400" w:lineRule="exact"/>
        <w:jc w:val="left"/>
      </w:pPr>
      <w:r>
        <w:t>Tang, D., Qin, B., &amp; Liu, T. (2015). Document modeling with gated recurrent neural network for sentiment classification. EMNLP.</w:t>
      </w:r>
    </w:p>
    <w:p w14:paraId="03AF4F2C">
      <w:pPr>
        <w:numPr>
          <w:ilvl w:val="0"/>
          <w:numId w:val="6"/>
        </w:numPr>
        <w:spacing w:line="400" w:lineRule="exact"/>
        <w:jc w:val="left"/>
      </w:pPr>
      <w:r>
        <w:t>Vaswani, A., et al. (2017). Attention is all you need. NeurIPS.</w:t>
      </w:r>
    </w:p>
    <w:p w14:paraId="777D0C3E">
      <w:pPr>
        <w:numPr>
          <w:ilvl w:val="0"/>
          <w:numId w:val="6"/>
        </w:numPr>
        <w:spacing w:line="400" w:lineRule="exact"/>
        <w:jc w:val="left"/>
      </w:pPr>
      <w:r>
        <w:t>Devlin, J., et al. (2018). BERT: Pre-training of deep bidirectional transformers for language understanding. NAACL.</w:t>
      </w:r>
    </w:p>
    <w:p w14:paraId="134BAEBF">
      <w:pPr>
        <w:numPr>
          <w:ilvl w:val="0"/>
          <w:numId w:val="6"/>
        </w:numPr>
        <w:spacing w:line="400" w:lineRule="exact"/>
        <w:jc w:val="left"/>
      </w:pPr>
      <w:r>
        <w:t>Zadeh, A., et al. (2018). Multimodal language analysis in the wild: CMU-MOSEI dataset and interpretable dynamic fusion. ACL.</w:t>
      </w:r>
    </w:p>
    <w:p w14:paraId="597B918E">
      <w:pPr>
        <w:numPr>
          <w:ilvl w:val="0"/>
          <w:numId w:val="6"/>
        </w:numPr>
        <w:spacing w:line="400" w:lineRule="exact"/>
        <w:jc w:val="left"/>
      </w:pPr>
      <w:r>
        <w:t>Radford, A., et al. (2018). Improving Language Understanding by Generative Pre-Training. OpenAI.</w:t>
      </w:r>
    </w:p>
    <w:p w14:paraId="748BC8F4">
      <w:pPr>
        <w:numPr>
          <w:ilvl w:val="0"/>
          <w:numId w:val="6"/>
        </w:numPr>
        <w:spacing w:line="400" w:lineRule="exact"/>
        <w:jc w:val="left"/>
      </w:pPr>
      <w:r>
        <w:t>Brown, T., et al. (2020). Language Models are Few-Shot Learners. NeurIPS.</w:t>
      </w:r>
    </w:p>
    <w:p w14:paraId="31A926B6">
      <w:pPr>
        <w:numPr>
          <w:ilvl w:val="0"/>
          <w:numId w:val="6"/>
        </w:numPr>
        <w:spacing w:line="400" w:lineRule="exact"/>
        <w:jc w:val="left"/>
      </w:pPr>
      <w:r>
        <w:t>Liu, Y., et al. (2019). RoBERTa: A Robustly Optimized BERT Pretraining Approach. arXiv.</w:t>
      </w:r>
    </w:p>
    <w:p w14:paraId="413EE783">
      <w:pPr>
        <w:numPr>
          <w:ilvl w:val="0"/>
          <w:numId w:val="6"/>
        </w:numPr>
        <w:spacing w:line="400" w:lineRule="exact"/>
        <w:jc w:val="left"/>
      </w:pPr>
      <w:r>
        <w:t>Jurafsky, D., &amp; Martin, J. H. (2021). Speech and Language Processing (3rd ed.). Pearson.</w:t>
      </w:r>
    </w:p>
    <w:p w14:paraId="25446CCD">
      <w:pPr>
        <w:numPr>
          <w:ilvl w:val="0"/>
          <w:numId w:val="6"/>
        </w:numPr>
        <w:spacing w:line="400" w:lineRule="exact"/>
        <w:jc w:val="left"/>
      </w:pPr>
      <w:r>
        <w:t>Rajpurkar P, et al. SQuAD: 100,000+ questions for machine comprehension of text. EMNLP 2016.</w:t>
      </w:r>
    </w:p>
    <w:p w14:paraId="4D0EB0A4">
      <w:pPr>
        <w:numPr>
          <w:ilvl w:val="0"/>
          <w:numId w:val="6"/>
        </w:numPr>
        <w:spacing w:line="400" w:lineRule="exact"/>
        <w:jc w:val="left"/>
      </w:pPr>
      <w:r>
        <w:t>Sun C, et al. How to fine-tune BERT for text classification? CCL 2019.</w:t>
      </w:r>
    </w:p>
    <w:p w14:paraId="479B57F2">
      <w:pPr>
        <w:numPr>
          <w:ilvl w:val="0"/>
          <w:numId w:val="6"/>
        </w:numPr>
        <w:spacing w:line="400" w:lineRule="exact"/>
        <w:jc w:val="left"/>
      </w:pPr>
      <w:r>
        <w:t>Yamada I, et al. LUKE: Deep contextualized entity representations with entity-aware self-attention. EMNLP 2020.</w:t>
      </w:r>
    </w:p>
    <w:p w14:paraId="2D89CCFC">
      <w:pPr>
        <w:numPr>
          <w:ilvl w:val="0"/>
          <w:numId w:val="6"/>
        </w:numPr>
        <w:spacing w:line="400" w:lineRule="exact"/>
        <w:jc w:val="left"/>
      </w:pPr>
      <w:r>
        <w:t>Strubell E, et al. Energy and policy considerations for deep learning in NLP. ACL 2019.</w:t>
      </w:r>
    </w:p>
    <w:p w14:paraId="1A89B2DF">
      <w:pPr>
        <w:numPr>
          <w:ilvl w:val="0"/>
          <w:numId w:val="6"/>
        </w:numPr>
        <w:spacing w:line="400" w:lineRule="exact"/>
        <w:jc w:val="left"/>
      </w:pPr>
      <w:r>
        <w:t>Gururangan S, et al. Don't stop pretraining: Adapt language models to domains and tasks. ACL 2020.</w:t>
      </w:r>
    </w:p>
    <w:p w14:paraId="2F9FC7E4">
      <w:pPr>
        <w:numPr>
          <w:ilvl w:val="0"/>
          <w:numId w:val="6"/>
        </w:numPr>
        <w:spacing w:line="400" w:lineRule="exact"/>
        <w:jc w:val="left"/>
      </w:pPr>
      <w:r>
        <w:t>Sanh V, et al. DistilBERT, a distilled version of BERT. NeurIPS 2019.</w:t>
      </w:r>
    </w:p>
    <w:p w14:paraId="1FC4361E">
      <w:pPr>
        <w:numPr>
          <w:ilvl w:val="0"/>
          <w:numId w:val="6"/>
        </w:numPr>
        <w:spacing w:line="400" w:lineRule="exact"/>
        <w:jc w:val="left"/>
      </w:pPr>
      <w:r>
        <w:t>Houlsby N, et al. Parameter-efficient transfer learning for NLP. ICML 2019.</w:t>
      </w:r>
    </w:p>
    <w:p w14:paraId="455CF0E5">
      <w:pPr>
        <w:numPr>
          <w:ilvl w:val="0"/>
          <w:numId w:val="6"/>
        </w:numPr>
        <w:spacing w:line="400" w:lineRule="exact"/>
        <w:jc w:val="left"/>
      </w:pPr>
      <w:r>
        <w:t>Raffel C, et al. Exploring the limits of transfer learning with a unified text-to-text transformer. JMLR 2020.</w:t>
      </w:r>
    </w:p>
    <w:p w14:paraId="19924C6C">
      <w:pPr>
        <w:numPr>
          <w:ilvl w:val="0"/>
          <w:numId w:val="6"/>
        </w:numPr>
        <w:spacing w:line="400" w:lineRule="exact"/>
        <w:jc w:val="left"/>
      </w:pPr>
      <w:r>
        <w:t>Chodorow K. MongoDB: The Definitive Guide. O'Reilly, 2013.</w:t>
      </w:r>
    </w:p>
    <w:p w14:paraId="1C8A8CCD">
      <w:pPr>
        <w:numPr>
          <w:ilvl w:val="0"/>
          <w:numId w:val="6"/>
        </w:numPr>
        <w:spacing w:line="400" w:lineRule="exact"/>
        <w:jc w:val="left"/>
      </w:pPr>
      <w:r>
        <w:t>Banker K. MongoDB in Action. Manning, 2011.</w:t>
      </w:r>
    </w:p>
    <w:p w14:paraId="0A48457B">
      <w:pPr>
        <w:numPr>
          <w:ilvl w:val="0"/>
          <w:numId w:val="6"/>
        </w:numPr>
        <w:spacing w:line="400" w:lineRule="exact"/>
        <w:jc w:val="left"/>
      </w:pPr>
      <w:r>
        <w:t>Sharma R. Mastering MongoDB Aggregation Framework. Packt, 2021.</w:t>
      </w:r>
    </w:p>
    <w:p w14:paraId="119E2B38">
      <w:pPr>
        <w:numPr>
          <w:ilvl w:val="0"/>
          <w:numId w:val="6"/>
        </w:numPr>
        <w:spacing w:line="400" w:lineRule="exact"/>
        <w:jc w:val="left"/>
      </w:pPr>
      <w:r>
        <w:t>Bradshaw S. MongoDB Indexing Strategies. Apress, 2015.</w:t>
      </w:r>
    </w:p>
    <w:p w14:paraId="7BECCB46">
      <w:pPr>
        <w:numPr>
          <w:ilvl w:val="0"/>
          <w:numId w:val="6"/>
        </w:numPr>
        <w:spacing w:line="400" w:lineRule="exact"/>
        <w:jc w:val="left"/>
      </w:pPr>
      <w:r>
        <w:t>MongoDB Inc. Security Reference Architecture. Technical Report, 2022.</w:t>
      </w:r>
    </w:p>
    <w:p w14:paraId="463F24A8">
      <w:pPr>
        <w:numPr>
          <w:ilvl w:val="0"/>
          <w:numId w:val="6"/>
        </w:numPr>
        <w:spacing w:line="400" w:lineRule="exact"/>
        <w:jc w:val="left"/>
      </w:pPr>
      <w:r>
        <w:t>Sadalage P. NoSQL Distilled. Addison-Wesley, 2012.</w:t>
      </w:r>
    </w:p>
    <w:p w14:paraId="7F6E0DFB">
      <w:pPr>
        <w:pStyle w:val="17"/>
        <w:tabs>
          <w:tab w:val="left" w:pos="1245"/>
          <w:tab w:val="center" w:pos="2891"/>
        </w:tabs>
        <w:spacing w:line="400" w:lineRule="exact"/>
        <w:rPr>
          <w:rFonts w:hAnsi="宋体"/>
          <w:b/>
        </w:rPr>
      </w:pPr>
    </w:p>
    <w:p w14:paraId="3C1B44EE">
      <w:pPr>
        <w:pStyle w:val="17"/>
        <w:tabs>
          <w:tab w:val="left" w:pos="1245"/>
          <w:tab w:val="center" w:pos="2891"/>
        </w:tabs>
        <w:spacing w:line="400" w:lineRule="exact"/>
        <w:jc w:val="center"/>
        <w:rPr>
          <w:sz w:val="24"/>
          <w:szCs w:val="24"/>
        </w:rPr>
      </w:pPr>
      <w:r>
        <w:rPr>
          <w:rFonts w:hAnsi="宋体"/>
          <w:b/>
        </w:rPr>
        <w:br w:type="page"/>
      </w:r>
      <w:bookmarkStart w:id="143" w:name="_Toc36193163"/>
      <w:bookmarkStart w:id="144" w:name="_Ref130208595"/>
      <w:bookmarkStart w:id="145" w:name="_Toc130202675"/>
    </w:p>
    <w:p w14:paraId="7D3023EB">
      <w:pPr>
        <w:pStyle w:val="17"/>
        <w:tabs>
          <w:tab w:val="left" w:pos="1245"/>
          <w:tab w:val="center" w:pos="2891"/>
        </w:tabs>
        <w:spacing w:line="400" w:lineRule="exact"/>
        <w:jc w:val="center"/>
        <w:rPr>
          <w:b/>
          <w:bCs/>
          <w:sz w:val="32"/>
          <w:szCs w:val="32"/>
        </w:rPr>
      </w:pPr>
      <w:r>
        <w:rPr>
          <w:rFonts w:hint="eastAsia"/>
          <w:b/>
          <w:bCs/>
          <w:sz w:val="32"/>
          <w:szCs w:val="32"/>
        </w:rPr>
        <w:t xml:space="preserve">声 </w:t>
      </w:r>
      <w:r>
        <w:rPr>
          <w:b/>
          <w:bCs/>
          <w:sz w:val="32"/>
          <w:szCs w:val="32"/>
        </w:rPr>
        <w:t xml:space="preserve">   </w:t>
      </w:r>
      <w:r>
        <w:rPr>
          <w:rFonts w:hint="eastAsia"/>
          <w:b/>
          <w:bCs/>
          <w:sz w:val="32"/>
          <w:szCs w:val="32"/>
        </w:rPr>
        <w:t>明</w:t>
      </w:r>
    </w:p>
    <w:p w14:paraId="3ADED6D2">
      <w:pPr>
        <w:pStyle w:val="17"/>
        <w:spacing w:line="400" w:lineRule="exact"/>
        <w:rPr>
          <w:sz w:val="24"/>
          <w:szCs w:val="24"/>
        </w:rPr>
      </w:pPr>
    </w:p>
    <w:p w14:paraId="11E41839">
      <w:pPr>
        <w:pStyle w:val="17"/>
        <w:spacing w:line="400" w:lineRule="exact"/>
        <w:ind w:firstLine="442" w:firstLineChars="200"/>
        <w:rPr>
          <w:sz w:val="24"/>
          <w:szCs w:val="24"/>
        </w:rPr>
      </w:pPr>
      <w:r>
        <w:rPr>
          <w:rFonts w:hint="eastAsia"/>
          <w:sz w:val="24"/>
          <w:szCs w:val="24"/>
        </w:rPr>
        <w:t>本人声明所呈交的学位论文是本人在导师指导下进行的研究工作及取得的研究成果。据我所知，除了文中特别加以标注和致谢的地方外，论文中不包含其他人已经发表或撰写过的研究成果，也不包含为获得四川大学或其他教育机构的学位或证书而使用过的材料。与我一同工作的同志对本研究所做的任何贡献均已在论文中作了明确的说明并表示谢意。</w:t>
      </w:r>
    </w:p>
    <w:p w14:paraId="768205B1">
      <w:pPr>
        <w:pStyle w:val="17"/>
        <w:spacing w:line="400" w:lineRule="exact"/>
        <w:rPr>
          <w:sz w:val="24"/>
          <w:szCs w:val="24"/>
        </w:rPr>
      </w:pPr>
      <w:r>
        <w:rPr>
          <w:rFonts w:hint="eastAsia"/>
          <w:sz w:val="24"/>
          <w:szCs w:val="24"/>
        </w:rPr>
        <w:t xml:space="preserve">    本学位论文成果是本人在四川大学读书期间在导师指导下取得的，论文成果归四川大学所有，特此声明。</w:t>
      </w:r>
    </w:p>
    <w:p w14:paraId="75213FF9">
      <w:pPr>
        <w:pStyle w:val="17"/>
        <w:spacing w:line="400" w:lineRule="exact"/>
        <w:ind w:firstLine="442" w:firstLineChars="200"/>
        <w:rPr>
          <w:sz w:val="24"/>
          <w:szCs w:val="24"/>
        </w:rPr>
      </w:pPr>
    </w:p>
    <w:p w14:paraId="17A02A39">
      <w:pPr>
        <w:pStyle w:val="17"/>
        <w:spacing w:line="400" w:lineRule="exact"/>
        <w:ind w:firstLine="442" w:firstLineChars="200"/>
        <w:rPr>
          <w:sz w:val="24"/>
          <w:szCs w:val="24"/>
        </w:rPr>
      </w:pPr>
      <w:r>
        <w:rPr>
          <w:sz w:val="24"/>
          <w:szCs w:val="24"/>
        </w:rPr>
        <w:t>作者签名：                       导师签名：</w:t>
      </w:r>
    </w:p>
    <w:p w14:paraId="76807C6F">
      <w:pPr>
        <w:pStyle w:val="17"/>
        <w:spacing w:line="400" w:lineRule="exact"/>
        <w:ind w:firstLine="442" w:firstLineChars="200"/>
        <w:rPr>
          <w:sz w:val="24"/>
          <w:szCs w:val="24"/>
        </w:rPr>
      </w:pPr>
    </w:p>
    <w:p w14:paraId="3A32A337">
      <w:pPr>
        <w:pStyle w:val="17"/>
        <w:wordWrap w:val="0"/>
        <w:spacing w:line="400" w:lineRule="exact"/>
        <w:ind w:firstLine="442" w:firstLineChars="200"/>
        <w:jc w:val="right"/>
        <w:rPr>
          <w:sz w:val="24"/>
          <w:szCs w:val="24"/>
        </w:rPr>
      </w:pPr>
      <w:r>
        <w:rPr>
          <w:sz w:val="24"/>
          <w:szCs w:val="24"/>
        </w:rPr>
        <w:t xml:space="preserve">                                   年    月</w:t>
      </w:r>
      <w:r>
        <w:rPr>
          <w:rFonts w:hint="eastAsia"/>
          <w:sz w:val="24"/>
          <w:szCs w:val="24"/>
        </w:rPr>
        <w:t xml:space="preserve"> </w:t>
      </w:r>
      <w:r>
        <w:rPr>
          <w:sz w:val="24"/>
          <w:szCs w:val="24"/>
        </w:rPr>
        <w:t xml:space="preserve">   日</w:t>
      </w:r>
      <w:r>
        <w:rPr>
          <w:rFonts w:hint="eastAsia"/>
          <w:sz w:val="24"/>
          <w:szCs w:val="24"/>
        </w:rPr>
        <w:t xml:space="preserve"> </w:t>
      </w:r>
      <w:r>
        <w:rPr>
          <w:sz w:val="24"/>
          <w:szCs w:val="24"/>
        </w:rPr>
        <w:t xml:space="preserve">   </w:t>
      </w:r>
    </w:p>
    <w:p w14:paraId="43AC363E">
      <w:pPr>
        <w:pStyle w:val="17"/>
        <w:spacing w:line="400" w:lineRule="exact"/>
        <w:ind w:firstLine="442" w:firstLineChars="200"/>
        <w:rPr>
          <w:sz w:val="24"/>
          <w:szCs w:val="24"/>
        </w:rPr>
      </w:pPr>
    </w:p>
    <w:p w14:paraId="40A9CA61">
      <w:pPr>
        <w:pStyle w:val="17"/>
        <w:spacing w:line="400" w:lineRule="exact"/>
        <w:ind w:firstLine="442" w:firstLineChars="200"/>
        <w:rPr>
          <w:sz w:val="24"/>
          <w:szCs w:val="24"/>
        </w:rPr>
      </w:pPr>
    </w:p>
    <w:p w14:paraId="4CC5CD9E">
      <w:pPr>
        <w:pStyle w:val="17"/>
        <w:spacing w:line="400" w:lineRule="exact"/>
        <w:ind w:firstLine="442" w:firstLineChars="200"/>
        <w:rPr>
          <w:sz w:val="24"/>
          <w:szCs w:val="24"/>
        </w:rPr>
      </w:pPr>
    </w:p>
    <w:p w14:paraId="5B6E1331">
      <w:pPr>
        <w:pStyle w:val="17"/>
        <w:tabs>
          <w:tab w:val="left" w:pos="1245"/>
          <w:tab w:val="center" w:pos="2891"/>
        </w:tabs>
        <w:spacing w:line="400" w:lineRule="exact"/>
        <w:jc w:val="center"/>
        <w:rPr>
          <w:b/>
          <w:bCs/>
          <w:sz w:val="32"/>
          <w:szCs w:val="32"/>
        </w:rPr>
      </w:pPr>
      <w:r>
        <w:rPr>
          <w:b/>
          <w:bCs/>
          <w:sz w:val="32"/>
          <w:szCs w:val="32"/>
        </w:rPr>
        <w:t>学位论文使用授权书</w:t>
      </w:r>
    </w:p>
    <w:p w14:paraId="28E3351D">
      <w:pPr>
        <w:pStyle w:val="17"/>
        <w:spacing w:line="400" w:lineRule="exact"/>
        <w:ind w:firstLine="442" w:firstLineChars="200"/>
        <w:rPr>
          <w:sz w:val="24"/>
          <w:szCs w:val="24"/>
        </w:rPr>
      </w:pPr>
    </w:p>
    <w:p w14:paraId="2F796C1C">
      <w:pPr>
        <w:pStyle w:val="17"/>
        <w:spacing w:line="400" w:lineRule="exact"/>
        <w:ind w:firstLine="442" w:firstLineChars="200"/>
        <w:rPr>
          <w:sz w:val="24"/>
          <w:szCs w:val="24"/>
        </w:rPr>
      </w:pPr>
      <w:r>
        <w:rPr>
          <w:sz w:val="24"/>
          <w:szCs w:val="24"/>
        </w:rPr>
        <w:t>本学位论文作者完全了解四川大学有关保留、使用学位论文的规定，</w:t>
      </w:r>
      <w:r>
        <w:rPr>
          <w:rFonts w:hint="eastAsia"/>
          <w:sz w:val="24"/>
          <w:szCs w:val="24"/>
        </w:rPr>
        <w:t>同意</w:t>
      </w:r>
      <w:r>
        <w:rPr>
          <w:sz w:val="24"/>
          <w:szCs w:val="24"/>
        </w:rPr>
        <w:t>学校保留并向国家有关部门或相关机构送交论文的原件、复印件和电子版，允许论文被查阅和借阅。本人授权四川大学将本学位论文的全部或部分内容编入有关数据库进行信息技术服务，可以采用影印、缩印或扫描等复制手段保存、汇编学位论文，并用于学术活动。</w:t>
      </w:r>
    </w:p>
    <w:p w14:paraId="60352817">
      <w:pPr>
        <w:pStyle w:val="17"/>
        <w:spacing w:line="400" w:lineRule="exact"/>
        <w:ind w:firstLine="442" w:firstLineChars="200"/>
        <w:rPr>
          <w:sz w:val="24"/>
          <w:szCs w:val="24"/>
        </w:rPr>
      </w:pPr>
      <w:r>
        <w:rPr>
          <w:sz w:val="24"/>
          <w:szCs w:val="24"/>
        </w:rPr>
        <w:t>（涉密学位论文在解密后适用于本授权书）</w:t>
      </w:r>
    </w:p>
    <w:p w14:paraId="724FE3DA">
      <w:pPr>
        <w:pStyle w:val="17"/>
        <w:spacing w:line="400" w:lineRule="exact"/>
        <w:ind w:firstLine="442" w:firstLineChars="200"/>
        <w:rPr>
          <w:sz w:val="24"/>
          <w:szCs w:val="24"/>
        </w:rPr>
      </w:pPr>
    </w:p>
    <w:p w14:paraId="7DE518CE">
      <w:pPr>
        <w:pStyle w:val="17"/>
        <w:spacing w:line="400" w:lineRule="exact"/>
        <w:ind w:firstLine="442" w:firstLineChars="200"/>
        <w:rPr>
          <w:sz w:val="24"/>
          <w:szCs w:val="24"/>
        </w:rPr>
      </w:pPr>
      <w:r>
        <w:rPr>
          <w:sz w:val="24"/>
          <w:szCs w:val="24"/>
        </w:rPr>
        <w:t>作者签名：                      导师签名：</w:t>
      </w:r>
    </w:p>
    <w:p w14:paraId="58F5855B">
      <w:pPr>
        <w:pStyle w:val="17"/>
        <w:spacing w:line="400" w:lineRule="exact"/>
        <w:ind w:firstLine="442" w:firstLineChars="200"/>
        <w:rPr>
          <w:sz w:val="24"/>
          <w:szCs w:val="24"/>
        </w:rPr>
      </w:pPr>
    </w:p>
    <w:p w14:paraId="5E09CAE6">
      <w:pPr>
        <w:pStyle w:val="17"/>
        <w:wordWrap w:val="0"/>
        <w:spacing w:line="400" w:lineRule="exact"/>
        <w:ind w:firstLine="442" w:firstLineChars="200"/>
        <w:jc w:val="right"/>
        <w:rPr>
          <w:sz w:val="24"/>
          <w:szCs w:val="24"/>
        </w:rPr>
      </w:pPr>
      <w:r>
        <w:rPr>
          <w:sz w:val="24"/>
          <w:szCs w:val="24"/>
        </w:rPr>
        <w:t xml:space="preserve">                                   年    月</w:t>
      </w:r>
      <w:r>
        <w:rPr>
          <w:rFonts w:hint="eastAsia"/>
          <w:sz w:val="24"/>
          <w:szCs w:val="24"/>
        </w:rPr>
        <w:t xml:space="preserve"> </w:t>
      </w:r>
      <w:r>
        <w:rPr>
          <w:sz w:val="24"/>
          <w:szCs w:val="24"/>
        </w:rPr>
        <w:t xml:space="preserve">   日</w:t>
      </w:r>
      <w:r>
        <w:rPr>
          <w:rFonts w:hint="eastAsia"/>
          <w:sz w:val="24"/>
          <w:szCs w:val="24"/>
        </w:rPr>
        <w:t xml:space="preserve"> </w:t>
      </w:r>
      <w:r>
        <w:rPr>
          <w:sz w:val="24"/>
          <w:szCs w:val="24"/>
        </w:rPr>
        <w:t xml:space="preserve">   </w:t>
      </w:r>
    </w:p>
    <w:p w14:paraId="38B9C766">
      <w:pPr>
        <w:pStyle w:val="57"/>
        <w:numPr>
          <w:ilvl w:val="0"/>
          <w:numId w:val="0"/>
        </w:numPr>
        <w:ind w:left="440" w:hanging="440"/>
      </w:pPr>
      <w:r>
        <w:br w:type="page"/>
      </w:r>
      <w:bookmarkStart w:id="146" w:name="_Toc195575063"/>
      <w:r>
        <w:rPr>
          <w:rFonts w:hint="eastAsia"/>
        </w:rPr>
        <w:t>致  谢</w:t>
      </w:r>
      <w:bookmarkEnd w:id="143"/>
      <w:bookmarkEnd w:id="144"/>
      <w:bookmarkEnd w:id="145"/>
      <w:bookmarkEnd w:id="146"/>
    </w:p>
    <w:p w14:paraId="4A2378D5">
      <w:pPr>
        <w:spacing w:line="400" w:lineRule="exact"/>
        <w:ind w:firstLine="442" w:firstLineChars="200"/>
        <w:rPr>
          <w:sz w:val="24"/>
        </w:rPr>
      </w:pPr>
    </w:p>
    <w:p w14:paraId="4DDF68FB">
      <w:pPr>
        <w:spacing w:line="400" w:lineRule="exact"/>
        <w:ind w:firstLine="442" w:firstLineChars="200"/>
        <w:rPr>
          <w:sz w:val="24"/>
        </w:rPr>
      </w:pPr>
      <w:r>
        <w:rPr>
          <w:rFonts w:hint="eastAsia"/>
          <w:sz w:val="24"/>
        </w:rPr>
        <w:t>首先</w:t>
      </w:r>
    </w:p>
    <w:p w14:paraId="0ECB4AB7">
      <w:pPr>
        <w:spacing w:before="120" w:after="120" w:line="400" w:lineRule="exact"/>
        <w:rPr>
          <w:rFonts w:ascii="宋体" w:hAnsi="宋体"/>
          <w:szCs w:val="21"/>
        </w:rPr>
      </w:pPr>
    </w:p>
    <w:sectPr>
      <w:footerReference r:id="rId15" w:type="first"/>
      <w:pgSz w:w="11907" w:h="16840"/>
      <w:pgMar w:top="1418" w:right="1134" w:bottom="1418" w:left="1418" w:header="851" w:footer="851" w:gutter="0"/>
      <w:cols w:space="720" w:num="1"/>
      <w:titlePg/>
      <w:docGrid w:type="linesAndChars" w:linePitch="291" w:charSpace="-39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scu" w:date="2025-04-16T08:41:00Z" w:initials="">
    <w:p w14:paraId="1BEBAF17">
      <w:pPr>
        <w:pStyle w:val="12"/>
      </w:pPr>
      <w:r>
        <w:rPr>
          <w:rFonts w:hint="eastAsia"/>
        </w:rPr>
        <w:t>字数少了，起码4</w:t>
      </w:r>
      <w:r>
        <w:t>00</w:t>
      </w:r>
      <w:r>
        <w:rPr>
          <w:rFonts w:hint="eastAsia"/>
        </w:rPr>
        <w:t>字</w:t>
      </w:r>
    </w:p>
    <w:p w14:paraId="3BA8CD23">
      <w:pPr>
        <w:pStyle w:val="12"/>
      </w:pPr>
      <w:r>
        <w:rPr>
          <w:rFonts w:hint="eastAsia"/>
        </w:rPr>
        <w:t xml:space="preserve">第一段：电影评论分析的任务是干什么，有什么意义。 </w:t>
      </w:r>
    </w:p>
    <w:p w14:paraId="55D29201">
      <w:pPr>
        <w:pStyle w:val="12"/>
      </w:pPr>
      <w:r>
        <w:rPr>
          <w:rFonts w:hint="eastAsia"/>
        </w:rPr>
        <w:t>第二段：本文做了一个什么东西，然后实现了什么系统有什么功能。然后再什么数据集做了实验，实验结果说明了什么。</w:t>
      </w:r>
    </w:p>
    <w:p w14:paraId="0A38057C">
      <w:pPr>
        <w:pStyle w:val="12"/>
        <w:rPr>
          <w:rFonts w:hint="eastAsia"/>
        </w:rPr>
      </w:pPr>
      <w:r>
        <w:rPr>
          <w:rFonts w:hint="eastAsia"/>
        </w:rPr>
        <w:t>分两段来写。</w:t>
      </w:r>
    </w:p>
  </w:comment>
  <w:comment w:id="1" w:author="scu" w:date="2025-04-16T08:47:00Z" w:initials="">
    <w:p w14:paraId="223726B6">
      <w:pPr>
        <w:pStyle w:val="12"/>
      </w:pPr>
      <w:r>
        <w:rPr>
          <w:rFonts w:hint="eastAsia"/>
        </w:rPr>
        <w:t>这个是你频繁出现的词吗？</w:t>
      </w:r>
    </w:p>
  </w:comment>
  <w:comment w:id="2" w:author="scu" w:date="2025-04-16T08:54:00Z" w:initials="">
    <w:p w14:paraId="38D4E497">
      <w:pPr>
        <w:pStyle w:val="12"/>
      </w:pPr>
      <w:r>
        <w:rPr>
          <w:rFonts w:hint="eastAsia"/>
        </w:rPr>
        <w:t>问题</w:t>
      </w:r>
    </w:p>
    <w:p w14:paraId="5A5251D7">
      <w:pPr>
        <w:pStyle w:val="12"/>
        <w:numPr>
          <w:ilvl w:val="0"/>
          <w:numId w:val="3"/>
        </w:numPr>
      </w:pPr>
      <w:r>
        <w:rPr>
          <w:rFonts w:hint="eastAsia"/>
        </w:rPr>
        <w:t>所有文献的引用要用上标</w:t>
      </w:r>
    </w:p>
    <w:p w14:paraId="231A8EE8">
      <w:pPr>
        <w:pStyle w:val="12"/>
        <w:numPr>
          <w:ilvl w:val="0"/>
          <w:numId w:val="3"/>
        </w:numPr>
      </w:pPr>
      <w:r>
        <w:rPr>
          <w:rFonts w:hint="eastAsia"/>
        </w:rPr>
        <w:t>研究的背景。1先说大众利用网络来发表言论，这些言论有什么意义。2</w:t>
      </w:r>
      <w:r>
        <w:t xml:space="preserve"> </w:t>
      </w:r>
      <w:r>
        <w:rPr>
          <w:rFonts w:hint="eastAsia"/>
        </w:rPr>
        <w:t>。再说电影评论，可以找个截图来说明电影评论的情况，</w:t>
      </w:r>
    </w:p>
    <w:p w14:paraId="4CE9200A">
      <w:pPr>
        <w:pStyle w:val="12"/>
        <w:numPr>
          <w:ilvl w:val="0"/>
          <w:numId w:val="3"/>
        </w:numPr>
      </w:pPr>
      <w:r>
        <w:rPr>
          <w:rFonts w:hint="eastAsia"/>
        </w:rPr>
        <w:t>然后再说电影评论的情感分析有什么意义，做个这样的系统有什么意义。</w:t>
      </w:r>
    </w:p>
    <w:p w14:paraId="267EFD98">
      <w:pPr>
        <w:pStyle w:val="12"/>
        <w:numPr>
          <w:ilvl w:val="0"/>
          <w:numId w:val="3"/>
        </w:numPr>
        <w:rPr>
          <w:rFonts w:hint="eastAsia"/>
        </w:rPr>
      </w:pPr>
      <w:r>
        <w:rPr>
          <w:rFonts w:hint="eastAsia"/>
        </w:rPr>
        <w:t>不要提bert了。</w:t>
      </w:r>
    </w:p>
  </w:comment>
  <w:comment w:id="3" w:author="scu" w:date="2025-04-16T09:05:00Z" w:initials="">
    <w:p w14:paraId="70D38183">
      <w:pPr>
        <w:pStyle w:val="12"/>
        <w:numPr>
          <w:ilvl w:val="0"/>
          <w:numId w:val="4"/>
        </w:numPr>
      </w:pPr>
      <w:r>
        <w:rPr>
          <w:rFonts w:hint="eastAsia"/>
        </w:rPr>
        <w:t>这里第一段先说情感分析的发展情况。要要引用文献</w:t>
      </w:r>
    </w:p>
    <w:p w14:paraId="7D1C81DC">
      <w:pPr>
        <w:pStyle w:val="12"/>
        <w:numPr>
          <w:ilvl w:val="0"/>
          <w:numId w:val="4"/>
        </w:numPr>
      </w:pPr>
      <w:r>
        <w:rPr>
          <w:rFonts w:hint="eastAsia"/>
        </w:rPr>
        <w:t>第二段，写点评评论的，不能写冒号这些 的，要成为完整的一段文字。文献引用，用[</w:t>
      </w:r>
      <w:r>
        <w:t>1]</w:t>
      </w:r>
      <w:r>
        <w:rPr>
          <w:rFonts w:hint="eastAsia"/>
        </w:rPr>
        <w:t>这种，不用年份。要有条理，传统的怎么做，现在的深度学习怎么做。</w:t>
      </w:r>
    </w:p>
    <w:p w14:paraId="49AEDE1E">
      <w:pPr>
        <w:pStyle w:val="12"/>
        <w:numPr>
          <w:ilvl w:val="0"/>
          <w:numId w:val="4"/>
        </w:numPr>
      </w:pPr>
      <w:r>
        <w:rPr>
          <w:rFonts w:hint="eastAsia"/>
        </w:rPr>
        <w:t xml:space="preserve"> </w:t>
      </w:r>
    </w:p>
  </w:comment>
  <w:comment w:id="4" w:author="scu" w:date="2025-04-16T09:37:00Z" w:initials="">
    <w:p w14:paraId="548BEEDA">
      <w:pPr>
        <w:pStyle w:val="12"/>
        <w:rPr>
          <w:rFonts w:hint="eastAsia"/>
        </w:rPr>
      </w:pPr>
      <w:r>
        <w:rPr>
          <w:rFonts w:hint="eastAsia"/>
        </w:rPr>
        <w:t>这段话太空了。有了这些理论基础，为应用提供了理论指导，你还是应该加一段现在在系统中的应用，有没有人开发了相关的系统，应用在了什么领域，情况怎么样。</w:t>
      </w:r>
    </w:p>
  </w:comment>
  <w:comment w:id="6" w:author="scu" w:date="2025-04-16T09:40:00Z" w:initials="">
    <w:p w14:paraId="175705C0">
      <w:pPr>
        <w:pStyle w:val="12"/>
      </w:pPr>
      <w:r>
        <w:rPr>
          <w:rFonts w:hint="eastAsia"/>
        </w:rPr>
        <w:t>什么项目，前面都没有提到</w:t>
      </w:r>
    </w:p>
  </w:comment>
  <w:comment w:id="5" w:author="scu" w:date="2025-04-16T09:38:00Z" w:initials="">
    <w:p w14:paraId="00846774">
      <w:pPr>
        <w:pStyle w:val="12"/>
      </w:pPr>
      <w:r>
        <w:rPr>
          <w:rFonts w:hint="eastAsia"/>
        </w:rPr>
        <w:t>不要提到，我怎么样，要说本文</w:t>
      </w:r>
    </w:p>
    <w:p w14:paraId="7281724D">
      <w:pPr>
        <w:pStyle w:val="12"/>
        <w:rPr>
          <w:rFonts w:hint="eastAsia"/>
        </w:rPr>
      </w:pPr>
      <w:r>
        <w:rPr>
          <w:rFonts w:hint="eastAsia"/>
        </w:rPr>
        <w:t>你要先说本文的主要工作是以电影评论为对象，然后你做了什么，实现了什么功能。</w:t>
      </w:r>
    </w:p>
  </w:comment>
  <w:comment w:id="7" w:author="scu" w:date="2025-04-16T09:41:00Z" w:initials="">
    <w:p w14:paraId="6B0AF7C5">
      <w:pPr>
        <w:pStyle w:val="12"/>
        <w:rPr>
          <w:rFonts w:hint="eastAsia"/>
        </w:rPr>
      </w:pPr>
      <w:r>
        <w:rPr>
          <w:rFonts w:hint="eastAsia"/>
        </w:rPr>
        <w:t>这个太大了，应该从情感分析角度来写</w:t>
      </w:r>
    </w:p>
  </w:comment>
  <w:comment w:id="8" w:author="scu" w:date="2025-04-16T09:41:00Z" w:initials="">
    <w:p w14:paraId="1ED0396E">
      <w:pPr>
        <w:pStyle w:val="12"/>
      </w:pPr>
      <w:r>
        <w:rPr>
          <w:rFonts w:hint="eastAsia"/>
        </w:rPr>
        <w:t>这里可以介绍bert</w:t>
      </w:r>
    </w:p>
  </w:comment>
  <w:comment w:id="9" w:author="scu" w:date="2025-04-16T09:42:00Z" w:initials="">
    <w:p w14:paraId="3537E3FD">
      <w:pPr>
        <w:pStyle w:val="12"/>
        <w:rPr>
          <w:rFonts w:hint="eastAsia"/>
        </w:rPr>
      </w:pPr>
      <w:r>
        <w:rPr>
          <w:rFonts w:hint="eastAsia"/>
        </w:rPr>
        <w:t>这个写法不对，肯定一个bert是不行的啊，bert只能得到文本的表达，咋个可能得到情感，还有分类器这些啊，所以你这里只能说经过情感分析模块</w:t>
      </w:r>
    </w:p>
  </w:comment>
  <w:comment w:id="10" w:author="scu" w:date="2025-04-16T09:42:00Z" w:initials="">
    <w:p w14:paraId="3C322F23">
      <w:pPr>
        <w:pStyle w:val="12"/>
        <w:rPr>
          <w:rFonts w:hint="eastAsia"/>
        </w:rPr>
      </w:pPr>
      <w:r>
        <w:rPr>
          <w:rFonts w:hint="eastAsia"/>
        </w:rPr>
        <w:t>这个肯定不能说评论数据可视化，文本怎么可视化？</w:t>
      </w:r>
    </w:p>
  </w:comment>
  <w:comment w:id="11" w:author="scu" w:date="2025-04-16T09:50:00Z" w:initials="">
    <w:p w14:paraId="6C471D77">
      <w:pPr>
        <w:pStyle w:val="12"/>
      </w:pPr>
      <w:r>
        <w:rPr>
          <w:rFonts w:hint="eastAsia"/>
        </w:rPr>
        <w:t>不能只有表，要有表的引用，以及表的说明</w:t>
      </w:r>
    </w:p>
  </w:comment>
  <w:comment w:id="12" w:author="scu" w:date="2025-04-16T09:51:00Z" w:initials="">
    <w:p w14:paraId="7F425091">
      <w:pPr>
        <w:pStyle w:val="12"/>
        <w:rPr>
          <w:rFonts w:hint="eastAsia"/>
        </w:rPr>
      </w:pPr>
      <w:r>
        <w:rPr>
          <w:rFonts w:hint="eastAsia"/>
        </w:rPr>
        <w:t>数据之间关联是什么</w:t>
      </w:r>
    </w:p>
  </w:comment>
  <w:comment w:id="13" w:author="scu" w:date="2025-04-16T09:47:00Z" w:initials="">
    <w:p w14:paraId="2E19D213">
      <w:pPr>
        <w:pStyle w:val="12"/>
        <w:rPr>
          <w:rFonts w:hint="eastAsia"/>
        </w:rPr>
      </w:pPr>
      <w:r>
        <w:rPr>
          <w:rFonts w:hint="eastAsia"/>
        </w:rPr>
        <w:t>你这个太细了吧，都到了设计部分了，这部分应该是很粗略的设计</w:t>
      </w:r>
    </w:p>
  </w:comment>
  <w:comment w:id="14" w:author="scu" w:date="2025-04-16T09:50:00Z" w:initials="">
    <w:p w14:paraId="2F9CDF12">
      <w:pPr>
        <w:pStyle w:val="12"/>
        <w:rPr>
          <w:rFonts w:hint="eastAsia"/>
        </w:rPr>
      </w:pPr>
      <w:r>
        <w:rPr>
          <w:rFonts w:hint="eastAsia"/>
        </w:rPr>
        <w:t>这一节在干什么，一节不能写一个短语</w:t>
      </w:r>
    </w:p>
  </w:comment>
  <w:comment w:id="15" w:author="scu" w:date="2025-04-16T09:58:00Z" w:initials="">
    <w:p w14:paraId="302689E9">
      <w:pPr>
        <w:pStyle w:val="12"/>
        <w:rPr>
          <w:rFonts w:hint="eastAsia"/>
        </w:rPr>
      </w:pPr>
      <w:r>
        <w:rPr>
          <w:rFonts w:hint="eastAsia"/>
        </w:rPr>
        <w:t>这里要把第四章介绍的模块的直接的流程，管理要画出来</w:t>
      </w:r>
    </w:p>
  </w:comment>
  <w:comment w:id="16" w:author="scu" w:date="2025-04-16T09:49:00Z" w:initials="">
    <w:p w14:paraId="5185775A">
      <w:pPr>
        <w:pStyle w:val="12"/>
      </w:pPr>
      <w:r>
        <w:rPr>
          <w:rFonts w:hint="eastAsia"/>
        </w:rPr>
        <w:t>要写出</w:t>
      </w:r>
      <w:r>
        <w:t>e-r</w:t>
      </w:r>
      <w:r>
        <w:rPr>
          <w:rFonts w:hint="eastAsia"/>
        </w:rPr>
        <w:t>图</w:t>
      </w:r>
    </w:p>
    <w:p w14:paraId="08408B05">
      <w:pPr>
        <w:pStyle w:val="12"/>
        <w:rPr>
          <w:rFonts w:hint="eastAsia"/>
        </w:rPr>
      </w:pPr>
      <w:r>
        <w:t>关系表</w:t>
      </w:r>
    </w:p>
  </w:comment>
  <w:comment w:id="17" w:author="scu" w:date="2025-04-16T09:47:00Z" w:initials="">
    <w:p w14:paraId="2F21F1B2">
      <w:pPr>
        <w:pStyle w:val="12"/>
        <w:rPr>
          <w:rFonts w:hint="eastAsia"/>
        </w:rPr>
      </w:pPr>
      <w:r>
        <w:rPr>
          <w:rFonts w:hint="eastAsia"/>
        </w:rPr>
        <w:t>这个地方，要给以列表形式给出表，表之间外键的关联</w:t>
      </w:r>
    </w:p>
  </w:comment>
  <w:comment w:id="18" w:author="scu" w:date="2025-04-16T09:57:00Z" w:initials="">
    <w:p w14:paraId="4441F9F4">
      <w:pPr>
        <w:pStyle w:val="12"/>
      </w:pPr>
      <w:r>
        <w:rPr>
          <w:rFonts w:hint="eastAsia"/>
        </w:rPr>
        <w:t>不要从界面设计来</w:t>
      </w:r>
    </w:p>
  </w:comment>
  <w:comment w:id="19" w:author="scu" w:date="2025-04-16T09:56:00Z" w:initials="">
    <w:p w14:paraId="321ED9A3">
      <w:pPr>
        <w:pStyle w:val="12"/>
      </w:pPr>
      <w:r>
        <w:rPr>
          <w:rFonts w:hint="eastAsia"/>
        </w:rPr>
        <w:t>这部分图没有太大意义</w:t>
      </w:r>
    </w:p>
  </w:comment>
  <w:comment w:id="20" w:author="scu" w:date="2025-04-16T09:52:00Z" w:initials="">
    <w:p w14:paraId="05608FFB">
      <w:pPr>
        <w:pStyle w:val="12"/>
      </w:pPr>
      <w:r>
        <w:rPr>
          <w:rFonts w:hint="eastAsia"/>
        </w:rPr>
        <w:t>重要功能要加界面图不要全面都加代码</w:t>
      </w:r>
    </w:p>
  </w:comment>
  <w:comment w:id="21" w:author="scu" w:date="2025-04-16T10:03:00Z" w:initials="">
    <w:p w14:paraId="64900D71">
      <w:pPr>
        <w:pStyle w:val="12"/>
      </w:pPr>
      <w:r>
        <w:rPr>
          <w:rFonts w:hint="eastAsia"/>
        </w:rPr>
        <w:t>这部分代码太多，不重要的去掉</w:t>
      </w:r>
    </w:p>
  </w:comment>
  <w:comment w:id="22" w:author="scu" w:date="2025-04-16T09:55:00Z" w:initials="">
    <w:p w14:paraId="6480412F">
      <w:pPr>
        <w:pStyle w:val="12"/>
      </w:pPr>
      <w:r>
        <w:rPr>
          <w:rFonts w:hint="eastAsia"/>
        </w:rPr>
        <w:t>代码太多了</w:t>
      </w:r>
    </w:p>
  </w:comment>
  <w:comment w:id="23" w:author="scu" w:date="2025-04-16T10:04:00Z" w:initials="">
    <w:p w14:paraId="2751A056">
      <w:pPr>
        <w:pStyle w:val="12"/>
      </w:pPr>
      <w:r>
        <w:rPr>
          <w:rFonts w:hint="eastAsia"/>
        </w:rPr>
        <w:t>这部分要不得，你不能说用bert就完了，首先bert肯定是不行的，因为情感分析是一个分类任务，bert后面还需要分类器分类才行</w:t>
      </w:r>
    </w:p>
    <w:p w14:paraId="0180CB2D">
      <w:pPr>
        <w:pStyle w:val="12"/>
        <w:rPr>
          <w:rFonts w:hint="eastAsia"/>
        </w:rPr>
      </w:pPr>
      <w:r>
        <w:rPr>
          <w:rFonts w:hint="eastAsia"/>
        </w:rPr>
        <w:t>所以这部分要画模型图，这些预处理代码都没有必要了，核心是介绍模型，包括公式这些。损失函数这些，你怎么做的，怎么微调的，怎么设置超参数的这些。</w:t>
      </w:r>
    </w:p>
  </w:comment>
  <w:comment w:id="24" w:author="scu" w:date="2025-04-16T10:06:00Z" w:initials="">
    <w:p w14:paraId="44FF3F36">
      <w:pPr>
        <w:pStyle w:val="12"/>
        <w:rPr>
          <w:rFonts w:hint="eastAsia"/>
        </w:rPr>
      </w:pPr>
      <w:r>
        <w:rPr>
          <w:rFonts w:hint="eastAsia"/>
        </w:rPr>
        <w:t>不能说我就调用个代码就完了</w:t>
      </w:r>
    </w:p>
  </w:comment>
  <w:comment w:id="25" w:author="scu" w:date="2025-04-16T10:03:00Z" w:initials="">
    <w:p w14:paraId="0F28C780">
      <w:pPr>
        <w:pStyle w:val="12"/>
        <w:rPr>
          <w:rFonts w:hint="eastAsia"/>
        </w:rPr>
      </w:pPr>
      <w:r>
        <w:rPr>
          <w:rFonts w:hint="eastAsia"/>
        </w:rPr>
        <w:t>这个没有必要单独一节来写，就写分词就行了</w:t>
      </w:r>
    </w:p>
  </w:comment>
  <w:comment w:id="26" w:author="scu" w:date="2025-04-16T10:03:00Z" w:initials="">
    <w:p w14:paraId="2A7A2004">
      <w:pPr>
        <w:pStyle w:val="12"/>
      </w:pPr>
      <w:r>
        <w:rPr>
          <w:rFonts w:hint="eastAsia"/>
        </w:rPr>
        <w:t>这部分要</w:t>
      </w:r>
    </w:p>
  </w:comment>
  <w:comment w:id="27" w:author="scu" w:date="2025-04-16T10:08:00Z" w:initials="">
    <w:p w14:paraId="2A2AFADE">
      <w:pPr>
        <w:pStyle w:val="12"/>
        <w:rPr>
          <w:rFonts w:hint="eastAsia"/>
        </w:rPr>
      </w:pPr>
      <w:r>
        <w:rPr>
          <w:rFonts w:hint="eastAsia"/>
        </w:rPr>
        <w:t>去掉</w:t>
      </w:r>
    </w:p>
  </w:comment>
  <w:comment w:id="28" w:author="scu" w:date="2025-04-16T10:06:00Z" w:initials="">
    <w:p w14:paraId="4DE6E014">
      <w:pPr>
        <w:pStyle w:val="12"/>
      </w:pPr>
      <w:r>
        <w:rPr>
          <w:rFonts w:hint="eastAsia"/>
        </w:rPr>
        <w:t>这部分是属于情感分析模块的预测结果，你不能分开做</w:t>
      </w:r>
    </w:p>
  </w:comment>
  <w:comment w:id="29" w:author="scu" w:date="2025-04-16T10:08:00Z" w:initials="">
    <w:p w14:paraId="2D2F3968">
      <w:pPr>
        <w:pStyle w:val="12"/>
        <w:rPr>
          <w:rFonts w:hint="eastAsia"/>
        </w:rPr>
      </w:pPr>
      <w:r>
        <w:rPr>
          <w:rFonts w:hint="eastAsia"/>
        </w:rPr>
        <w:t>不要代码，就是文字加界面图</w:t>
      </w:r>
    </w:p>
  </w:comment>
  <w:comment w:id="30" w:author="scu" w:date="2025-04-16T10:09:00Z" w:initials="">
    <w:p w14:paraId="07BA11F8">
      <w:pPr>
        <w:pStyle w:val="12"/>
        <w:rPr>
          <w:rFonts w:hint="eastAsia"/>
        </w:rPr>
      </w:pPr>
      <w:r>
        <w:rPr>
          <w:rFonts w:hint="eastAsia"/>
        </w:rPr>
        <w:t>你要说你做词云图的目的，文字加图，不要代码</w:t>
      </w:r>
    </w:p>
  </w:comment>
  <w:comment w:id="31" w:author="scu" w:date="2025-04-16T10:09:00Z" w:initials="">
    <w:p w14:paraId="084FF9A4">
      <w:pPr>
        <w:pStyle w:val="12"/>
      </w:pPr>
      <w:r>
        <w:rPr>
          <w:rFonts w:hint="eastAsia"/>
        </w:rPr>
        <w:t>不要代码了，说做了什么文字介绍，界面图</w:t>
      </w:r>
    </w:p>
  </w:comment>
  <w:comment w:id="32" w:author="scu" w:date="2025-04-16T10:09:00Z" w:initials="">
    <w:p w14:paraId="7F28B1EF">
      <w:pPr>
        <w:pStyle w:val="12"/>
      </w:pPr>
      <w:r>
        <w:rPr>
          <w:rFonts w:hint="eastAsia"/>
        </w:rPr>
        <w:t>不要代码，文字加界面图</w:t>
      </w:r>
    </w:p>
  </w:comment>
  <w:comment w:id="33" w:author="scu" w:date="2025-04-16T10:10:00Z" w:initials="">
    <w:p w14:paraId="573F2837">
      <w:pPr>
        <w:pStyle w:val="12"/>
      </w:pPr>
      <w:r>
        <w:rPr>
          <w:rFonts w:hint="eastAsia"/>
        </w:rPr>
        <w:t>单独一章</w:t>
      </w:r>
    </w:p>
  </w:comment>
  <w:comment w:id="34" w:author="scu" w:date="2025-04-16T10:10:00Z" w:initials="">
    <w:p w14:paraId="2CF6B2B4">
      <w:pPr>
        <w:pStyle w:val="12"/>
      </w:pPr>
      <w:r>
        <w:rPr>
          <w:rFonts w:hint="eastAsia"/>
        </w:rPr>
        <w:t>这部分应该放到第四章的情感分析里面写，</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A38057C" w15:done="0"/>
  <w15:commentEx w15:paraId="223726B6" w15:done="0"/>
  <w15:commentEx w15:paraId="267EFD98" w15:done="0"/>
  <w15:commentEx w15:paraId="49AEDE1E" w15:done="0"/>
  <w15:commentEx w15:paraId="548BEEDA" w15:done="0"/>
  <w15:commentEx w15:paraId="175705C0" w15:done="0"/>
  <w15:commentEx w15:paraId="7281724D" w15:done="0"/>
  <w15:commentEx w15:paraId="6B0AF7C5" w15:done="0"/>
  <w15:commentEx w15:paraId="1ED0396E" w15:done="0"/>
  <w15:commentEx w15:paraId="3537E3FD" w15:done="0"/>
  <w15:commentEx w15:paraId="3C322F23" w15:done="0"/>
  <w15:commentEx w15:paraId="6C471D77" w15:done="0"/>
  <w15:commentEx w15:paraId="7F425091" w15:done="0"/>
  <w15:commentEx w15:paraId="2E19D213" w15:done="0"/>
  <w15:commentEx w15:paraId="2F9CDF12" w15:done="0"/>
  <w15:commentEx w15:paraId="302689E9" w15:done="0"/>
  <w15:commentEx w15:paraId="08408B05" w15:done="0"/>
  <w15:commentEx w15:paraId="2F21F1B2" w15:done="0"/>
  <w15:commentEx w15:paraId="4441F9F4" w15:done="0"/>
  <w15:commentEx w15:paraId="321ED9A3" w15:done="0"/>
  <w15:commentEx w15:paraId="05608FFB" w15:done="0"/>
  <w15:commentEx w15:paraId="64900D71" w15:done="0"/>
  <w15:commentEx w15:paraId="6480412F" w15:done="0"/>
  <w15:commentEx w15:paraId="0180CB2D" w15:done="0"/>
  <w15:commentEx w15:paraId="44FF3F36" w15:done="0"/>
  <w15:commentEx w15:paraId="0F28C780" w15:done="0"/>
  <w15:commentEx w15:paraId="2A7A2004" w15:done="0"/>
  <w15:commentEx w15:paraId="2A2AFADE" w15:done="0"/>
  <w15:commentEx w15:paraId="4DE6E014" w15:done="0"/>
  <w15:commentEx w15:paraId="2D2F3968" w15:done="0"/>
  <w15:commentEx w15:paraId="07BA11F8" w15:done="0"/>
  <w15:commentEx w15:paraId="084FF9A4" w15:done="0"/>
  <w15:commentEx w15:paraId="7F28B1EF" w15:done="0"/>
  <w15:commentEx w15:paraId="573F2837" w15:done="0"/>
  <w15:commentEx w15:paraId="2CF6B2B4"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Verdana">
    <w:panose1 w:val="020B0604030504040204"/>
    <w:charset w:val="00"/>
    <w:family w:val="swiss"/>
    <w:pitch w:val="default"/>
    <w:sig w:usb0="A00006FF" w:usb1="4000205B" w:usb2="00000010" w:usb3="00000000" w:csb0="2000019F" w:csb1="00000000"/>
  </w:font>
  <w:font w:name="等线 Light">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等线">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楷体_GB2312">
    <w:altName w:val="楷体"/>
    <w:panose1 w:val="02010609030101010101"/>
    <w:charset w:val="86"/>
    <w:family w:val="modern"/>
    <w:pitch w:val="default"/>
    <w:sig w:usb0="00000000" w:usb1="00000000" w:usb2="00000010" w:usb3="00000000" w:csb0="00040000" w:csb1="00000000"/>
  </w:font>
  <w:font w:name="Wingdings 2">
    <w:panose1 w:val="05020102010507070707"/>
    <w:charset w:val="02"/>
    <w:family w:val="roman"/>
    <w:pitch w:val="default"/>
    <w:sig w:usb0="00000000" w:usb1="00000000" w:usb2="00000000" w:usb3="00000000" w:csb0="80000000" w:csb1="00000000"/>
  </w:font>
  <w:font w:name="Open Sans">
    <w:altName w:val="Times New Roman"/>
    <w:panose1 w:val="00000000000000000000"/>
    <w:charset w:val="00"/>
    <w:family w:val="swiss"/>
    <w:pitch w:val="default"/>
    <w:sig w:usb0="00000000" w:usb1="00000000" w:usb2="00000028" w:usb3="00000000" w:csb0="0000019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8FE0D0">
    <w:pPr>
      <w:pStyle w:val="21"/>
      <w:rPr>
        <w:rFonts w:ascii="宋体" w:hAnsi="宋体"/>
        <w:kern w:val="0"/>
        <w:sz w:val="21"/>
        <w:szCs w:val="21"/>
      </w:rPr>
    </w:pPr>
    <w:r>
      <w:rPr>
        <w:rFonts w:hint="eastAsia"/>
        <w:kern w:val="0"/>
        <w:szCs w:val="21"/>
      </w:rPr>
      <w:tab/>
    </w:r>
    <w:r>
      <w:rPr>
        <w:rFonts w:hint="eastAsia"/>
        <w:kern w:val="0"/>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93E930">
    <w:pPr>
      <w:pStyle w:val="21"/>
      <w:jc w:val="center"/>
      <w:rPr>
        <w:rFonts w:ascii="宋体" w:hAnsi="宋体"/>
        <w:sz w:val="21"/>
        <w:szCs w:val="21"/>
      </w:rPr>
    </w:pPr>
    <w:r>
      <w:rPr>
        <w:rFonts w:ascii="宋体" w:hAnsi="宋体"/>
        <w:kern w:val="0"/>
        <w:sz w:val="21"/>
        <w:szCs w:val="21"/>
      </w:rPr>
      <w:fldChar w:fldCharType="begin"/>
    </w:r>
    <w:r>
      <w:rPr>
        <w:rFonts w:ascii="宋体" w:hAnsi="宋体"/>
        <w:kern w:val="0"/>
        <w:sz w:val="21"/>
        <w:szCs w:val="21"/>
      </w:rPr>
      <w:instrText xml:space="preserve"> PAGE </w:instrText>
    </w:r>
    <w:r>
      <w:rPr>
        <w:rFonts w:ascii="宋体" w:hAnsi="宋体"/>
        <w:kern w:val="0"/>
        <w:sz w:val="21"/>
        <w:szCs w:val="21"/>
      </w:rPr>
      <w:fldChar w:fldCharType="separate"/>
    </w:r>
    <w:r>
      <w:rPr>
        <w:rFonts w:ascii="宋体" w:hAnsi="宋体"/>
        <w:kern w:val="0"/>
        <w:sz w:val="21"/>
        <w:szCs w:val="21"/>
      </w:rPr>
      <w:t>2</w:t>
    </w:r>
    <w:r>
      <w:rPr>
        <w:rFonts w:ascii="宋体" w:hAnsi="宋体"/>
        <w:kern w:val="0"/>
        <w:sz w:val="21"/>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216C49">
    <w:pPr>
      <w:pStyle w:val="21"/>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61DD75">
    <w:pPr>
      <w:pStyle w:val="21"/>
      <w:jc w:val="center"/>
      <w:rPr>
        <w:szCs w:val="21"/>
      </w:rPr>
    </w:pPr>
    <w:r>
      <w:rPr>
        <w:rStyle w:val="35"/>
      </w:rPr>
      <w:fldChar w:fldCharType="begin"/>
    </w:r>
    <w:r>
      <w:rPr>
        <w:rStyle w:val="35"/>
      </w:rPr>
      <w:instrText xml:space="preserve"> PAGE </w:instrText>
    </w:r>
    <w:r>
      <w:rPr>
        <w:rStyle w:val="35"/>
      </w:rPr>
      <w:fldChar w:fldCharType="separate"/>
    </w:r>
    <w:r>
      <w:rPr>
        <w:rStyle w:val="35"/>
      </w:rPr>
      <w:t>3</w:t>
    </w:r>
    <w:r>
      <w:rPr>
        <w:rStyle w:val="35"/>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0DDBCB">
    <w:pPr>
      <w:pStyle w:val="21"/>
      <w:jc w:val="center"/>
    </w:pPr>
    <w:r>
      <w:fldChar w:fldCharType="begin"/>
    </w:r>
    <w:r>
      <w:instrText xml:space="preserve">PAGE   \* MERGEFORMAT</w:instrText>
    </w:r>
    <w:r>
      <w:fldChar w:fldCharType="separate"/>
    </w:r>
    <w:r>
      <w:rPr>
        <w:lang w:val="zh-CN"/>
      </w:rPr>
      <w:t>2</w:t>
    </w:r>
    <w:r>
      <w:fldChar w:fldCharType="end"/>
    </w:r>
  </w:p>
  <w:p w14:paraId="01B5F7E1">
    <w:pPr>
      <w:pStyle w:val="21"/>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07C6E4">
    <w:pPr>
      <w:pStyle w:val="21"/>
      <w:jc w:val="center"/>
    </w:pPr>
    <w:r>
      <w:fldChar w:fldCharType="begin"/>
    </w:r>
    <w:r>
      <w:instrText xml:space="preserve">PAGE   \* MERGEFORMAT</w:instrText>
    </w:r>
    <w:r>
      <w:fldChar w:fldCharType="separate"/>
    </w:r>
    <w:r>
      <w:rPr>
        <w:lang w:val="zh-CN"/>
      </w:rPr>
      <w:t>2</w:t>
    </w:r>
    <w:r>
      <w:fldChar w:fldCharType="end"/>
    </w:r>
  </w:p>
  <w:p w14:paraId="1A660CD2">
    <w:pPr>
      <w:pStyle w:val="21"/>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9BAFFB">
    <w:pPr>
      <w:pStyle w:val="21"/>
      <w:jc w:val="center"/>
    </w:pPr>
    <w:r>
      <w:rPr>
        <w:rFonts w:ascii="宋体" w:hAnsi="宋体"/>
        <w:kern w:val="0"/>
        <w:sz w:val="21"/>
        <w:szCs w:val="21"/>
      </w:rPr>
      <w:fldChar w:fldCharType="begin"/>
    </w:r>
    <w:r>
      <w:rPr>
        <w:rFonts w:ascii="宋体" w:hAnsi="宋体"/>
        <w:kern w:val="0"/>
        <w:sz w:val="21"/>
        <w:szCs w:val="21"/>
      </w:rPr>
      <w:instrText xml:space="preserve"> PAGE </w:instrText>
    </w:r>
    <w:r>
      <w:rPr>
        <w:rFonts w:ascii="宋体" w:hAnsi="宋体"/>
        <w:kern w:val="0"/>
        <w:sz w:val="21"/>
        <w:szCs w:val="21"/>
      </w:rPr>
      <w:fldChar w:fldCharType="separate"/>
    </w:r>
    <w:r>
      <w:rPr>
        <w:rFonts w:ascii="宋体" w:hAnsi="宋体"/>
        <w:kern w:val="0"/>
        <w:sz w:val="21"/>
        <w:szCs w:val="21"/>
      </w:rPr>
      <w:t>1</w:t>
    </w:r>
    <w:r>
      <w:rPr>
        <w:rFonts w:ascii="宋体" w:hAnsi="宋体"/>
        <w:kern w:val="0"/>
        <w:sz w:val="21"/>
        <w:szCs w:val="21"/>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87E57F">
    <w:pPr>
      <w:pStyle w:val="22"/>
      <w:jc w:val="both"/>
      <w:rPr>
        <w:rFonts w:ascii="宋体" w:hAnsi="宋体"/>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BACB85">
    <w:pPr>
      <w:pStyle w:val="22"/>
      <w:tabs>
        <w:tab w:val="right" w:pos="8931"/>
        <w:tab w:val="clear" w:pos="4153"/>
        <w:tab w:val="clear" w:pos="8306"/>
      </w:tabs>
      <w:jc w:val="both"/>
      <w:rPr>
        <w:rFonts w:ascii="宋体" w:hAnsi="宋体"/>
        <w:sz w:val="21"/>
        <w:szCs w:val="21"/>
      </w:rPr>
    </w:pPr>
    <w:r>
      <w:rPr>
        <w:rFonts w:hint="eastAsia" w:ascii="宋体" w:hAnsi="宋体"/>
        <w:kern w:val="0"/>
        <w:sz w:val="21"/>
        <w:szCs w:val="21"/>
      </w:rPr>
      <w:t>四川大学本科毕业论文</w:t>
    </w:r>
    <w:r>
      <w:rPr>
        <w:rFonts w:hint="eastAsia" w:ascii="宋体" w:hAnsi="宋体" w:cs="宋体"/>
        <w:kern w:val="0"/>
        <w:sz w:val="24"/>
      </w:rPr>
      <w:tab/>
    </w:r>
    <w:r>
      <w:rPr>
        <w:rFonts w:hint="eastAsia" w:ascii="宋体" w:hAnsi="宋体" w:cs="宋体"/>
        <w:kern w:val="0"/>
        <w:sz w:val="24"/>
      </w:rPr>
      <w:t xml:space="preserve">                                                     </w:t>
    </w:r>
    <w:r>
      <w:rPr>
        <w:rFonts w:hint="eastAsia" w:ascii="宋体" w:hAnsi="宋体" w:cs="宋体"/>
        <w:kern w:val="0"/>
        <w:sz w:val="21"/>
        <w:szCs w:val="15"/>
      </w:rPr>
      <w:t>题目名称</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97B35E">
    <w:pPr>
      <w:pStyle w:val="22"/>
      <w:tabs>
        <w:tab w:val="right" w:pos="9360"/>
        <w:tab w:val="clear" w:pos="4153"/>
        <w:tab w:val="clear" w:pos="8306"/>
      </w:tabs>
      <w:jc w:val="both"/>
      <w:rPr>
        <w:rFonts w:ascii="宋体" w:hAnsi="宋体"/>
        <w:sz w:val="21"/>
        <w:szCs w:val="21"/>
      </w:rPr>
    </w:pPr>
    <w:r>
      <w:rPr>
        <w:rFonts w:hint="eastAsia" w:ascii="宋体" w:hAnsi="宋体"/>
        <w:kern w:val="0"/>
        <w:sz w:val="21"/>
        <w:szCs w:val="21"/>
      </w:rPr>
      <w:t>四川大学本科毕业论文</w:t>
    </w:r>
    <w:r>
      <w:rPr>
        <w:rFonts w:hint="eastAsia" w:ascii="宋体" w:hAnsi="宋体"/>
        <w:kern w:val="0"/>
        <w:sz w:val="21"/>
        <w:szCs w:val="21"/>
      </w:rPr>
      <w:tab/>
    </w:r>
    <w:r>
      <w:rPr>
        <w:rFonts w:hint="eastAsia" w:ascii="宋体" w:hAnsi="宋体"/>
        <w:kern w:val="0"/>
        <w:sz w:val="21"/>
        <w:szCs w:val="21"/>
      </w:rPr>
      <w:t>基于BERT的电影中文评论情感分析系统设计与实现</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A5508A">
    <w:pPr>
      <w:pStyle w:val="22"/>
      <w:tabs>
        <w:tab w:val="right" w:pos="9355"/>
        <w:tab w:val="clear" w:pos="4153"/>
        <w:tab w:val="clear" w:pos="8306"/>
      </w:tabs>
      <w:jc w:val="both"/>
      <w:rPr>
        <w:rFonts w:ascii="宋体" w:hAnsi="宋体"/>
        <w:sz w:val="21"/>
        <w:szCs w:val="21"/>
      </w:rPr>
    </w:pPr>
    <w:r>
      <w:rPr>
        <w:rFonts w:hint="eastAsia" w:ascii="宋体" w:hAnsi="宋体"/>
        <w:kern w:val="0"/>
        <w:sz w:val="21"/>
        <w:szCs w:val="21"/>
      </w:rPr>
      <w:t>四川大学本科毕业论文                     基于BERT的电影中文评论情感分析系统设计与实现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BB5286"/>
    <w:multiLevelType w:val="multilevel"/>
    <w:tmpl w:val="06BB5286"/>
    <w:lvl w:ilvl="0" w:tentative="0">
      <w:start w:val="1"/>
      <w:numFmt w:val="decimal"/>
      <w:lvlText w:val="（%1）"/>
      <w:lvlJc w:val="left"/>
      <w:pPr>
        <w:ind w:left="1162" w:hanging="720"/>
      </w:pPr>
      <w:rPr>
        <w:rFonts w:hint="default"/>
      </w:rPr>
    </w:lvl>
    <w:lvl w:ilvl="1" w:tentative="0">
      <w:start w:val="1"/>
      <w:numFmt w:val="lowerLetter"/>
      <w:lvlText w:val="%2)"/>
      <w:lvlJc w:val="left"/>
      <w:pPr>
        <w:ind w:left="1322" w:hanging="440"/>
      </w:pPr>
    </w:lvl>
    <w:lvl w:ilvl="2" w:tentative="0">
      <w:start w:val="1"/>
      <w:numFmt w:val="lowerRoman"/>
      <w:lvlText w:val="%3."/>
      <w:lvlJc w:val="right"/>
      <w:pPr>
        <w:ind w:left="1762" w:hanging="440"/>
      </w:pPr>
    </w:lvl>
    <w:lvl w:ilvl="3" w:tentative="0">
      <w:start w:val="1"/>
      <w:numFmt w:val="decimal"/>
      <w:lvlText w:val="%4."/>
      <w:lvlJc w:val="left"/>
      <w:pPr>
        <w:ind w:left="2202" w:hanging="440"/>
      </w:pPr>
    </w:lvl>
    <w:lvl w:ilvl="4" w:tentative="0">
      <w:start w:val="1"/>
      <w:numFmt w:val="lowerLetter"/>
      <w:lvlText w:val="%5)"/>
      <w:lvlJc w:val="left"/>
      <w:pPr>
        <w:ind w:left="2642" w:hanging="440"/>
      </w:pPr>
    </w:lvl>
    <w:lvl w:ilvl="5" w:tentative="0">
      <w:start w:val="1"/>
      <w:numFmt w:val="lowerRoman"/>
      <w:lvlText w:val="%6."/>
      <w:lvlJc w:val="right"/>
      <w:pPr>
        <w:ind w:left="3082" w:hanging="440"/>
      </w:pPr>
    </w:lvl>
    <w:lvl w:ilvl="6" w:tentative="0">
      <w:start w:val="1"/>
      <w:numFmt w:val="decimal"/>
      <w:lvlText w:val="%7."/>
      <w:lvlJc w:val="left"/>
      <w:pPr>
        <w:ind w:left="3522" w:hanging="440"/>
      </w:pPr>
    </w:lvl>
    <w:lvl w:ilvl="7" w:tentative="0">
      <w:start w:val="1"/>
      <w:numFmt w:val="lowerLetter"/>
      <w:lvlText w:val="%8)"/>
      <w:lvlJc w:val="left"/>
      <w:pPr>
        <w:ind w:left="3962" w:hanging="440"/>
      </w:pPr>
    </w:lvl>
    <w:lvl w:ilvl="8" w:tentative="0">
      <w:start w:val="1"/>
      <w:numFmt w:val="lowerRoman"/>
      <w:lvlText w:val="%9."/>
      <w:lvlJc w:val="right"/>
      <w:pPr>
        <w:ind w:left="4402" w:hanging="440"/>
      </w:pPr>
    </w:lvl>
  </w:abstractNum>
  <w:abstractNum w:abstractNumId="1">
    <w:nsid w:val="222522D5"/>
    <w:multiLevelType w:val="multilevel"/>
    <w:tmpl w:val="222522D5"/>
    <w:lvl w:ilvl="0" w:tentative="0">
      <w:start w:val="1"/>
      <w:numFmt w:val="decimal"/>
      <w:pStyle w:val="2"/>
      <w:suff w:val="space"/>
      <w:lvlText w:val="%1"/>
      <w:lvlJc w:val="left"/>
      <w:pPr>
        <w:ind w:left="440" w:hanging="440"/>
      </w:pPr>
      <w:rPr>
        <w:rFonts w:hint="eastAsia" w:ascii="黑体" w:hAnsi="黑体" w:eastAsia="黑体"/>
        <w:sz w:val="30"/>
      </w:rPr>
    </w:lvl>
    <w:lvl w:ilvl="1" w:tentative="0">
      <w:start w:val="1"/>
      <w:numFmt w:val="decimal"/>
      <w:pStyle w:val="56"/>
      <w:isLgl/>
      <w:suff w:val="space"/>
      <w:lvlText w:val="%1.%2"/>
      <w:lvlJc w:val="left"/>
      <w:pPr>
        <w:ind w:left="1430" w:hanging="720"/>
      </w:pPr>
      <w:rPr>
        <w:rFonts w:hint="eastAsia" w:ascii="黑体" w:hAnsi="黑体" w:eastAsia="黑体"/>
        <w:b/>
        <w:i w:val="0"/>
        <w:sz w:val="28"/>
      </w:rPr>
    </w:lvl>
    <w:lvl w:ilvl="2" w:tentative="0">
      <w:start w:val="1"/>
      <w:numFmt w:val="decimal"/>
      <w:pStyle w:val="59"/>
      <w:isLgl/>
      <w:suff w:val="space"/>
      <w:lvlText w:val="%1.%2.%3"/>
      <w:lvlJc w:val="left"/>
      <w:pPr>
        <w:ind w:left="720" w:hanging="720"/>
      </w:pPr>
      <w:rPr>
        <w:rFonts w:hint="eastAsia" w:ascii="楷体" w:hAnsi="楷体" w:eastAsia="楷体"/>
      </w:rPr>
    </w:lvl>
    <w:lvl w:ilvl="3" w:tentative="0">
      <w:start w:val="1"/>
      <w:numFmt w:val="none"/>
      <w:isLgl/>
      <w:suff w:val="space"/>
      <w:lvlText w:val="(%3)"/>
      <w:lvlJc w:val="left"/>
      <w:pPr>
        <w:ind w:left="1080" w:hanging="1080"/>
      </w:pPr>
      <w:rPr>
        <w:rFonts w:hint="default"/>
      </w:rPr>
    </w:lvl>
    <w:lvl w:ilvl="4" w:tentative="0">
      <w:start w:val="1"/>
      <w:numFmt w:val="none"/>
      <w:isLgl/>
      <w:lvlText w:val=""/>
      <w:lvlJc w:val="left"/>
      <w:pPr>
        <w:ind w:left="1440" w:hanging="1440"/>
      </w:pPr>
      <w:rPr>
        <w:rFonts w:hint="default"/>
      </w:rPr>
    </w:lvl>
    <w:lvl w:ilvl="5" w:tentative="0">
      <w:start w:val="1"/>
      <w:numFmt w:val="none"/>
      <w:isLgl/>
      <w:lvlText w:val=""/>
      <w:lvlJc w:val="left"/>
      <w:pPr>
        <w:ind w:left="1800" w:hanging="1800"/>
      </w:pPr>
      <w:rPr>
        <w:rFonts w:hint="default"/>
      </w:rPr>
    </w:lvl>
    <w:lvl w:ilvl="6" w:tentative="0">
      <w:start w:val="1"/>
      <w:numFmt w:val="none"/>
      <w:isLgl/>
      <w:lvlText w:val=""/>
      <w:lvlJc w:val="left"/>
      <w:pPr>
        <w:ind w:left="1800" w:hanging="1800"/>
      </w:pPr>
      <w:rPr>
        <w:rFonts w:hint="default"/>
      </w:rPr>
    </w:lvl>
    <w:lvl w:ilvl="7" w:tentative="0">
      <w:start w:val="1"/>
      <w:numFmt w:val="none"/>
      <w:isLgl/>
      <w:lvlText w:val=""/>
      <w:lvlJc w:val="left"/>
      <w:pPr>
        <w:ind w:left="2160" w:hanging="2160"/>
      </w:pPr>
      <w:rPr>
        <w:rFonts w:hint="default"/>
      </w:rPr>
    </w:lvl>
    <w:lvl w:ilvl="8" w:tentative="0">
      <w:start w:val="1"/>
      <w:numFmt w:val="none"/>
      <w:isLgl/>
      <w:lvlText w:val=""/>
      <w:lvlJc w:val="left"/>
      <w:pPr>
        <w:ind w:left="2520" w:hanging="2520"/>
      </w:pPr>
      <w:rPr>
        <w:rFonts w:hint="default"/>
      </w:rPr>
    </w:lvl>
  </w:abstractNum>
  <w:abstractNum w:abstractNumId="2">
    <w:nsid w:val="23A94267"/>
    <w:multiLevelType w:val="multilevel"/>
    <w:tmpl w:val="23A94267"/>
    <w:lvl w:ilvl="0" w:tentative="0">
      <w:start w:val="1"/>
      <w:numFmt w:val="decimal"/>
      <w:lvlText w:val="[%1]"/>
      <w:lvlJc w:val="left"/>
      <w:pPr>
        <w:ind w:left="440" w:hanging="440"/>
      </w:pPr>
      <w:rPr>
        <w:rFonts w:hint="eastAsia"/>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
    <w:nsid w:val="40FD6014"/>
    <w:multiLevelType w:val="multilevel"/>
    <w:tmpl w:val="40FD601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6F781C42"/>
    <w:multiLevelType w:val="multilevel"/>
    <w:tmpl w:val="6F781C4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7FD15C38"/>
    <w:multiLevelType w:val="multilevel"/>
    <w:tmpl w:val="7FD15C38"/>
    <w:lvl w:ilvl="0" w:tentative="0">
      <w:start w:val="1"/>
      <w:numFmt w:val="decimal"/>
      <w:pStyle w:val="60"/>
      <w:lvlText w:val="（%1）"/>
      <w:lvlJc w:val="left"/>
      <w:pPr>
        <w:ind w:left="440" w:hanging="440"/>
      </w:pPr>
      <w:rPr>
        <w:rFonts w:hint="eastAsia"/>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1"/>
  </w:num>
  <w:num w:numId="2">
    <w:abstractNumId w:val="5"/>
  </w:num>
  <w:num w:numId="3">
    <w:abstractNumId w:val="3"/>
  </w:num>
  <w:num w:numId="4">
    <w:abstractNumId w:val="4"/>
  </w:num>
  <w:num w:numId="5">
    <w:abstractNumId w:val="0"/>
  </w:num>
  <w:num w:numId="6">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scu">
    <w15:presenceInfo w15:providerId="None" w15:userId="sc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9"/>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1"/>
  <w:documentProtection w:enforcement="0"/>
  <w:defaultTabStop w:val="420"/>
  <w:drawingGridHorizontalSpacing w:val="9"/>
  <w:drawingGridVerticalSpacing w:val="291"/>
  <w:displayHorizontalDrawingGridEvery w:val="0"/>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3E96"/>
    <w:rsid w:val="000029A8"/>
    <w:rsid w:val="00011985"/>
    <w:rsid w:val="00020A1C"/>
    <w:rsid w:val="00030FBC"/>
    <w:rsid w:val="00073072"/>
    <w:rsid w:val="00080181"/>
    <w:rsid w:val="000B5292"/>
    <w:rsid w:val="000B74DA"/>
    <w:rsid w:val="000C061D"/>
    <w:rsid w:val="000E274E"/>
    <w:rsid w:val="000F3985"/>
    <w:rsid w:val="00111254"/>
    <w:rsid w:val="001167FF"/>
    <w:rsid w:val="00120569"/>
    <w:rsid w:val="00133185"/>
    <w:rsid w:val="001473F5"/>
    <w:rsid w:val="00155386"/>
    <w:rsid w:val="00172B7C"/>
    <w:rsid w:val="001824C0"/>
    <w:rsid w:val="001C3476"/>
    <w:rsid w:val="001C3A60"/>
    <w:rsid w:val="001E0D6F"/>
    <w:rsid w:val="001E6659"/>
    <w:rsid w:val="001E78F7"/>
    <w:rsid w:val="002148C5"/>
    <w:rsid w:val="00226B18"/>
    <w:rsid w:val="00243882"/>
    <w:rsid w:val="00243E27"/>
    <w:rsid w:val="00262724"/>
    <w:rsid w:val="00262B8B"/>
    <w:rsid w:val="0029522B"/>
    <w:rsid w:val="002D190F"/>
    <w:rsid w:val="002E3916"/>
    <w:rsid w:val="002E7832"/>
    <w:rsid w:val="003116B7"/>
    <w:rsid w:val="00326E28"/>
    <w:rsid w:val="00331920"/>
    <w:rsid w:val="00350453"/>
    <w:rsid w:val="00384470"/>
    <w:rsid w:val="003861D8"/>
    <w:rsid w:val="00394641"/>
    <w:rsid w:val="00395B06"/>
    <w:rsid w:val="003B5B6B"/>
    <w:rsid w:val="003C4AAA"/>
    <w:rsid w:val="003C53FA"/>
    <w:rsid w:val="003D3E96"/>
    <w:rsid w:val="003D4895"/>
    <w:rsid w:val="003E4799"/>
    <w:rsid w:val="003E7219"/>
    <w:rsid w:val="00420F44"/>
    <w:rsid w:val="0042484F"/>
    <w:rsid w:val="0043365A"/>
    <w:rsid w:val="00440CB5"/>
    <w:rsid w:val="00443327"/>
    <w:rsid w:val="00443B0B"/>
    <w:rsid w:val="004444DE"/>
    <w:rsid w:val="00451016"/>
    <w:rsid w:val="00481E5F"/>
    <w:rsid w:val="004B5A6B"/>
    <w:rsid w:val="004C1F69"/>
    <w:rsid w:val="004C5B1B"/>
    <w:rsid w:val="004F00A7"/>
    <w:rsid w:val="004F4DDF"/>
    <w:rsid w:val="00516028"/>
    <w:rsid w:val="005236A5"/>
    <w:rsid w:val="00553EA0"/>
    <w:rsid w:val="00567176"/>
    <w:rsid w:val="00585F59"/>
    <w:rsid w:val="005877A2"/>
    <w:rsid w:val="00590D21"/>
    <w:rsid w:val="00597081"/>
    <w:rsid w:val="005A163C"/>
    <w:rsid w:val="005A78D4"/>
    <w:rsid w:val="005B1954"/>
    <w:rsid w:val="005C05AD"/>
    <w:rsid w:val="005D3601"/>
    <w:rsid w:val="00603E0E"/>
    <w:rsid w:val="00627D74"/>
    <w:rsid w:val="00634EB0"/>
    <w:rsid w:val="00635D54"/>
    <w:rsid w:val="0063772B"/>
    <w:rsid w:val="0067281C"/>
    <w:rsid w:val="00680FAF"/>
    <w:rsid w:val="00687257"/>
    <w:rsid w:val="00694C4B"/>
    <w:rsid w:val="006E0139"/>
    <w:rsid w:val="006E29B9"/>
    <w:rsid w:val="006E53F9"/>
    <w:rsid w:val="006F33B4"/>
    <w:rsid w:val="00702625"/>
    <w:rsid w:val="00704E82"/>
    <w:rsid w:val="007056E4"/>
    <w:rsid w:val="007059AC"/>
    <w:rsid w:val="007069D0"/>
    <w:rsid w:val="00706A18"/>
    <w:rsid w:val="007114FB"/>
    <w:rsid w:val="007135B1"/>
    <w:rsid w:val="00716205"/>
    <w:rsid w:val="007216AC"/>
    <w:rsid w:val="00736A71"/>
    <w:rsid w:val="00747065"/>
    <w:rsid w:val="00747D20"/>
    <w:rsid w:val="00751DDC"/>
    <w:rsid w:val="007544B5"/>
    <w:rsid w:val="007557CE"/>
    <w:rsid w:val="007706EF"/>
    <w:rsid w:val="00771BE8"/>
    <w:rsid w:val="007A7543"/>
    <w:rsid w:val="007B4E6B"/>
    <w:rsid w:val="007D69BB"/>
    <w:rsid w:val="007E272F"/>
    <w:rsid w:val="008146F8"/>
    <w:rsid w:val="00817C7D"/>
    <w:rsid w:val="008270F9"/>
    <w:rsid w:val="008555F7"/>
    <w:rsid w:val="00862EE0"/>
    <w:rsid w:val="008658AD"/>
    <w:rsid w:val="00885467"/>
    <w:rsid w:val="008932E8"/>
    <w:rsid w:val="008B1524"/>
    <w:rsid w:val="008C3117"/>
    <w:rsid w:val="008D3D19"/>
    <w:rsid w:val="008E66DE"/>
    <w:rsid w:val="009179AD"/>
    <w:rsid w:val="00924AE5"/>
    <w:rsid w:val="009303F6"/>
    <w:rsid w:val="00944D01"/>
    <w:rsid w:val="009668DB"/>
    <w:rsid w:val="00966D4A"/>
    <w:rsid w:val="00977690"/>
    <w:rsid w:val="00980BF3"/>
    <w:rsid w:val="00982593"/>
    <w:rsid w:val="009A5C7F"/>
    <w:rsid w:val="009C2982"/>
    <w:rsid w:val="009D0BF9"/>
    <w:rsid w:val="009D17C6"/>
    <w:rsid w:val="009E1228"/>
    <w:rsid w:val="009F75A6"/>
    <w:rsid w:val="00A0472F"/>
    <w:rsid w:val="00A14485"/>
    <w:rsid w:val="00A60EF6"/>
    <w:rsid w:val="00A65D6E"/>
    <w:rsid w:val="00A83FAD"/>
    <w:rsid w:val="00A87856"/>
    <w:rsid w:val="00A9618D"/>
    <w:rsid w:val="00A974B9"/>
    <w:rsid w:val="00AA0AC8"/>
    <w:rsid w:val="00AA732B"/>
    <w:rsid w:val="00AB0560"/>
    <w:rsid w:val="00AB59E1"/>
    <w:rsid w:val="00AC59A9"/>
    <w:rsid w:val="00AF605A"/>
    <w:rsid w:val="00B054C4"/>
    <w:rsid w:val="00B161CE"/>
    <w:rsid w:val="00B26F13"/>
    <w:rsid w:val="00B27449"/>
    <w:rsid w:val="00B44CE9"/>
    <w:rsid w:val="00B51412"/>
    <w:rsid w:val="00B5508C"/>
    <w:rsid w:val="00B758C1"/>
    <w:rsid w:val="00B97E89"/>
    <w:rsid w:val="00BB5A9E"/>
    <w:rsid w:val="00BC1C19"/>
    <w:rsid w:val="00BC1ED8"/>
    <w:rsid w:val="00BE0014"/>
    <w:rsid w:val="00C174F6"/>
    <w:rsid w:val="00C46097"/>
    <w:rsid w:val="00C966F0"/>
    <w:rsid w:val="00CC19FC"/>
    <w:rsid w:val="00CC2C22"/>
    <w:rsid w:val="00CF3035"/>
    <w:rsid w:val="00D26E82"/>
    <w:rsid w:val="00D33387"/>
    <w:rsid w:val="00D353FC"/>
    <w:rsid w:val="00D3731E"/>
    <w:rsid w:val="00D452A4"/>
    <w:rsid w:val="00D50934"/>
    <w:rsid w:val="00D62B93"/>
    <w:rsid w:val="00D744C0"/>
    <w:rsid w:val="00D75E7D"/>
    <w:rsid w:val="00D7621F"/>
    <w:rsid w:val="00D91965"/>
    <w:rsid w:val="00DC29BB"/>
    <w:rsid w:val="00DD0B2C"/>
    <w:rsid w:val="00DD2159"/>
    <w:rsid w:val="00DD2E1F"/>
    <w:rsid w:val="00DD5CE9"/>
    <w:rsid w:val="00DE4616"/>
    <w:rsid w:val="00E36677"/>
    <w:rsid w:val="00E417B3"/>
    <w:rsid w:val="00E616A4"/>
    <w:rsid w:val="00E811E7"/>
    <w:rsid w:val="00E9199C"/>
    <w:rsid w:val="00E92279"/>
    <w:rsid w:val="00E95D1C"/>
    <w:rsid w:val="00EA5723"/>
    <w:rsid w:val="00EC1444"/>
    <w:rsid w:val="00EC7EDE"/>
    <w:rsid w:val="00ED2573"/>
    <w:rsid w:val="00F1242C"/>
    <w:rsid w:val="00F14514"/>
    <w:rsid w:val="00F17F24"/>
    <w:rsid w:val="00F43449"/>
    <w:rsid w:val="00F648BC"/>
    <w:rsid w:val="00F80806"/>
    <w:rsid w:val="00F8317E"/>
    <w:rsid w:val="00F92D35"/>
    <w:rsid w:val="00FA36BF"/>
    <w:rsid w:val="00FC5E03"/>
    <w:rsid w:val="00FD39B3"/>
    <w:rsid w:val="00FE37ED"/>
    <w:rsid w:val="0D7336B7"/>
    <w:rsid w:val="169326D4"/>
    <w:rsid w:val="199D137E"/>
    <w:rsid w:val="1E6B7BDF"/>
    <w:rsid w:val="2110133D"/>
    <w:rsid w:val="34CA70AF"/>
    <w:rsid w:val="37F8794A"/>
    <w:rsid w:val="3D9E325D"/>
    <w:rsid w:val="49852055"/>
    <w:rsid w:val="4DC826E0"/>
    <w:rsid w:val="4EE75663"/>
    <w:rsid w:val="53C87A27"/>
    <w:rsid w:val="5BA5225B"/>
    <w:rsid w:val="5E4915C3"/>
    <w:rsid w:val="6567635C"/>
    <w:rsid w:val="65CE3E1A"/>
    <w:rsid w:val="66882EA5"/>
    <w:rsid w:val="6FB848AD"/>
    <w:rsid w:val="709D754D"/>
    <w:rsid w:val="730C68DA"/>
    <w:rsid w:val="73CB043E"/>
    <w:rsid w:val="780A3CED"/>
    <w:rsid w:val="7CD12A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unhideWhenUsed="0" w:uiPriority="0" w:name="toc 6"/>
    <w:lsdException w:qFormat="1" w:unhideWhenUsed="0" w:uiPriority="0" w:name="toc 7"/>
    <w:lsdException w:qFormat="1" w:unhideWhenUsed="0" w:uiPriority="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99"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99" w:name="annotation reference"/>
    <w:lsdException w:qFormat="1"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69"/>
    <w:qFormat/>
    <w:uiPriority w:val="0"/>
    <w:pPr>
      <w:keepNext/>
      <w:keepLines/>
      <w:numPr>
        <w:ilvl w:val="0"/>
        <w:numId w:val="1"/>
      </w:numPr>
      <w:spacing w:before="291" w:line="400" w:lineRule="exact"/>
      <w:ind w:left="0" w:firstLine="0"/>
      <w:jc w:val="center"/>
      <w:outlineLvl w:val="0"/>
    </w:pPr>
    <w:rPr>
      <w:rFonts w:eastAsia="黑体"/>
      <w:b/>
      <w:bCs/>
      <w:kern w:val="44"/>
      <w:sz w:val="30"/>
      <w:szCs w:val="44"/>
    </w:rPr>
  </w:style>
  <w:style w:type="paragraph" w:styleId="3">
    <w:name w:val="heading 2"/>
    <w:basedOn w:val="1"/>
    <w:next w:val="1"/>
    <w:link w:val="7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next w:val="1"/>
    <w:link w:val="73"/>
    <w:autoRedefine/>
    <w:qFormat/>
    <w:uiPriority w:val="0"/>
    <w:pPr>
      <w:keepNext/>
      <w:keepLines/>
      <w:spacing w:line="415" w:lineRule="auto"/>
      <w:outlineLvl w:val="2"/>
    </w:pPr>
    <w:rPr>
      <w:rFonts w:ascii="Times New Roman" w:hAnsi="Times New Roman" w:eastAsia="楷体" w:cs="Times New Roman"/>
      <w:b/>
      <w:bCs/>
      <w:kern w:val="2"/>
      <w:sz w:val="24"/>
      <w:szCs w:val="32"/>
      <w:lang w:val="en-US" w:eastAsia="zh-CN" w:bidi="ar-SA"/>
    </w:rPr>
  </w:style>
  <w:style w:type="paragraph" w:styleId="5">
    <w:name w:val="heading 4"/>
    <w:basedOn w:val="1"/>
    <w:next w:val="1"/>
    <w:qFormat/>
    <w:uiPriority w:val="0"/>
    <w:pPr>
      <w:keepNext/>
      <w:keepLines/>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paragraph" w:styleId="7">
    <w:name w:val="heading 9"/>
    <w:basedOn w:val="1"/>
    <w:next w:val="1"/>
    <w:qFormat/>
    <w:uiPriority w:val="0"/>
    <w:pPr>
      <w:keepNext/>
      <w:keepLines/>
      <w:spacing w:before="240" w:after="64" w:line="320" w:lineRule="auto"/>
      <w:outlineLvl w:val="8"/>
    </w:pPr>
    <w:rPr>
      <w:rFonts w:ascii="Arial" w:hAnsi="Arial" w:eastAsia="黑体"/>
      <w:szCs w:val="21"/>
    </w:rPr>
  </w:style>
  <w:style w:type="character" w:default="1" w:styleId="33">
    <w:name w:val="Default Paragraph Font"/>
    <w:unhideWhenUsed/>
    <w:uiPriority w:val="1"/>
  </w:style>
  <w:style w:type="table" w:default="1" w:styleId="31">
    <w:name w:val="Normal Table"/>
    <w:semiHidden/>
    <w:unhideWhenUsed/>
    <w:qFormat/>
    <w:uiPriority w:val="99"/>
    <w:tblPr>
      <w:tblCellMar>
        <w:top w:w="0" w:type="dxa"/>
        <w:left w:w="108" w:type="dxa"/>
        <w:bottom w:w="0" w:type="dxa"/>
        <w:right w:w="108" w:type="dxa"/>
      </w:tblCellMar>
    </w:tblPr>
  </w:style>
  <w:style w:type="paragraph" w:styleId="8">
    <w:name w:val="toc 7"/>
    <w:basedOn w:val="1"/>
    <w:next w:val="1"/>
    <w:semiHidden/>
    <w:qFormat/>
    <w:uiPriority w:val="0"/>
    <w:pPr>
      <w:ind w:left="1260"/>
      <w:jc w:val="left"/>
    </w:pPr>
    <w:rPr>
      <w:sz w:val="18"/>
      <w:szCs w:val="18"/>
    </w:rPr>
  </w:style>
  <w:style w:type="paragraph" w:styleId="9">
    <w:name w:val="caption"/>
    <w:next w:val="10"/>
    <w:unhideWhenUsed/>
    <w:qFormat/>
    <w:uiPriority w:val="35"/>
    <w:pPr>
      <w:spacing w:line="360" w:lineRule="auto"/>
      <w:jc w:val="center"/>
    </w:pPr>
    <w:rPr>
      <w:rFonts w:ascii="宋体" w:hAnsi="宋体" w:eastAsia="黑体" w:cs="宋体"/>
      <w:kern w:val="2"/>
      <w:sz w:val="21"/>
      <w:lang w:val="en-US" w:eastAsia="zh-CN" w:bidi="ar-SA"/>
    </w:rPr>
  </w:style>
  <w:style w:type="paragraph" w:customStyle="1" w:styleId="10">
    <w:name w:val="a_正文文本"/>
    <w:link w:val="85"/>
    <w:qFormat/>
    <w:uiPriority w:val="0"/>
    <w:pPr>
      <w:spacing w:line="400" w:lineRule="exact"/>
      <w:ind w:firstLine="200" w:firstLineChars="200"/>
      <w:jc w:val="both"/>
    </w:pPr>
    <w:rPr>
      <w:rFonts w:ascii="宋体" w:hAnsi="宋体" w:eastAsia="宋体" w:cs="宋体"/>
      <w:kern w:val="2"/>
      <w:sz w:val="24"/>
      <w:lang w:val="en-US" w:eastAsia="zh-CN" w:bidi="ar-SA"/>
    </w:rPr>
  </w:style>
  <w:style w:type="paragraph" w:styleId="11">
    <w:name w:val="Document Map"/>
    <w:basedOn w:val="1"/>
    <w:semiHidden/>
    <w:qFormat/>
    <w:uiPriority w:val="0"/>
    <w:pPr>
      <w:shd w:val="clear" w:color="auto" w:fill="000080"/>
    </w:pPr>
  </w:style>
  <w:style w:type="paragraph" w:styleId="12">
    <w:name w:val="annotation text"/>
    <w:basedOn w:val="1"/>
    <w:link w:val="40"/>
    <w:qFormat/>
    <w:uiPriority w:val="99"/>
    <w:pPr>
      <w:jc w:val="left"/>
    </w:pPr>
  </w:style>
  <w:style w:type="paragraph" w:styleId="13">
    <w:name w:val="Body Text"/>
    <w:basedOn w:val="1"/>
    <w:link w:val="77"/>
    <w:qFormat/>
    <w:uiPriority w:val="0"/>
    <w:pPr>
      <w:spacing w:after="120"/>
    </w:pPr>
  </w:style>
  <w:style w:type="paragraph" w:styleId="14">
    <w:name w:val="Body Text Indent"/>
    <w:basedOn w:val="1"/>
    <w:qFormat/>
    <w:uiPriority w:val="0"/>
    <w:pPr>
      <w:ind w:firstLine="480" w:firstLineChars="200"/>
    </w:pPr>
    <w:rPr>
      <w:sz w:val="24"/>
    </w:rPr>
  </w:style>
  <w:style w:type="paragraph" w:styleId="15">
    <w:name w:val="toc 5"/>
    <w:basedOn w:val="1"/>
    <w:next w:val="1"/>
    <w:semiHidden/>
    <w:qFormat/>
    <w:uiPriority w:val="0"/>
    <w:pPr>
      <w:ind w:left="840"/>
      <w:jc w:val="left"/>
    </w:pPr>
    <w:rPr>
      <w:sz w:val="18"/>
      <w:szCs w:val="18"/>
    </w:rPr>
  </w:style>
  <w:style w:type="paragraph" w:styleId="16">
    <w:name w:val="toc 3"/>
    <w:basedOn w:val="1"/>
    <w:next w:val="1"/>
    <w:qFormat/>
    <w:uiPriority w:val="39"/>
    <w:pPr>
      <w:tabs>
        <w:tab w:val="right" w:leader="dot" w:pos="9345"/>
      </w:tabs>
      <w:spacing w:before="60" w:after="60"/>
      <w:ind w:left="420"/>
      <w:jc w:val="left"/>
    </w:pPr>
    <w:rPr>
      <w:rFonts w:eastAsia="楷体"/>
      <w:iCs/>
      <w:sz w:val="24"/>
      <w:szCs w:val="20"/>
    </w:rPr>
  </w:style>
  <w:style w:type="paragraph" w:styleId="17">
    <w:name w:val="Plain Text"/>
    <w:basedOn w:val="1"/>
    <w:qFormat/>
    <w:uiPriority w:val="0"/>
    <w:rPr>
      <w:rFonts w:ascii="宋体" w:hAnsi="Courier New" w:cs="Courier New"/>
      <w:szCs w:val="21"/>
    </w:rPr>
  </w:style>
  <w:style w:type="paragraph" w:styleId="18">
    <w:name w:val="toc 8"/>
    <w:basedOn w:val="1"/>
    <w:next w:val="1"/>
    <w:semiHidden/>
    <w:qFormat/>
    <w:uiPriority w:val="0"/>
    <w:pPr>
      <w:ind w:left="1470"/>
      <w:jc w:val="left"/>
    </w:pPr>
    <w:rPr>
      <w:sz w:val="18"/>
      <w:szCs w:val="18"/>
    </w:rPr>
  </w:style>
  <w:style w:type="paragraph" w:styleId="19">
    <w:name w:val="Date"/>
    <w:basedOn w:val="1"/>
    <w:next w:val="1"/>
    <w:qFormat/>
    <w:uiPriority w:val="0"/>
    <w:pPr>
      <w:ind w:left="100" w:leftChars="2500"/>
    </w:pPr>
  </w:style>
  <w:style w:type="paragraph" w:styleId="20">
    <w:name w:val="Balloon Text"/>
    <w:basedOn w:val="1"/>
    <w:semiHidden/>
    <w:qFormat/>
    <w:uiPriority w:val="0"/>
    <w:rPr>
      <w:sz w:val="18"/>
      <w:szCs w:val="18"/>
    </w:rPr>
  </w:style>
  <w:style w:type="paragraph" w:styleId="21">
    <w:name w:val="footer"/>
    <w:basedOn w:val="1"/>
    <w:link w:val="41"/>
    <w:qFormat/>
    <w:uiPriority w:val="99"/>
    <w:pPr>
      <w:tabs>
        <w:tab w:val="center" w:pos="4153"/>
        <w:tab w:val="right" w:pos="8306"/>
      </w:tabs>
      <w:snapToGrid w:val="0"/>
      <w:jc w:val="left"/>
    </w:pPr>
    <w:rPr>
      <w:sz w:val="18"/>
      <w:szCs w:val="18"/>
    </w:rPr>
  </w:style>
  <w:style w:type="paragraph" w:styleId="22">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3">
    <w:name w:val="toc 1"/>
    <w:basedOn w:val="1"/>
    <w:next w:val="1"/>
    <w:qFormat/>
    <w:uiPriority w:val="39"/>
    <w:pPr>
      <w:tabs>
        <w:tab w:val="right" w:leader="dot" w:pos="9345"/>
      </w:tabs>
      <w:spacing w:before="120" w:after="120" w:line="400" w:lineRule="exact"/>
      <w:jc w:val="left"/>
    </w:pPr>
    <w:rPr>
      <w:rFonts w:ascii="宋体" w:hAnsi="宋体"/>
      <w:b/>
      <w:caps/>
      <w:sz w:val="28"/>
      <w:szCs w:val="28"/>
    </w:rPr>
  </w:style>
  <w:style w:type="paragraph" w:styleId="24">
    <w:name w:val="toc 4"/>
    <w:basedOn w:val="1"/>
    <w:next w:val="1"/>
    <w:semiHidden/>
    <w:qFormat/>
    <w:uiPriority w:val="0"/>
    <w:pPr>
      <w:ind w:left="630"/>
      <w:jc w:val="left"/>
    </w:pPr>
    <w:rPr>
      <w:sz w:val="18"/>
      <w:szCs w:val="18"/>
    </w:rPr>
  </w:style>
  <w:style w:type="paragraph" w:styleId="25">
    <w:name w:val="toc 6"/>
    <w:basedOn w:val="1"/>
    <w:next w:val="1"/>
    <w:semiHidden/>
    <w:uiPriority w:val="0"/>
    <w:pPr>
      <w:ind w:left="1050"/>
      <w:jc w:val="left"/>
    </w:pPr>
    <w:rPr>
      <w:sz w:val="18"/>
      <w:szCs w:val="18"/>
    </w:rPr>
  </w:style>
  <w:style w:type="paragraph" w:styleId="26">
    <w:name w:val="toc 2"/>
    <w:basedOn w:val="1"/>
    <w:next w:val="1"/>
    <w:qFormat/>
    <w:uiPriority w:val="39"/>
    <w:pPr>
      <w:tabs>
        <w:tab w:val="right" w:leader="dot" w:pos="9345"/>
      </w:tabs>
      <w:spacing w:before="60" w:after="60"/>
      <w:ind w:left="210"/>
      <w:jc w:val="left"/>
    </w:pPr>
    <w:rPr>
      <w:rFonts w:ascii="宋体" w:hAnsi="宋体"/>
      <w:smallCaps/>
      <w:sz w:val="28"/>
      <w:szCs w:val="28"/>
    </w:rPr>
  </w:style>
  <w:style w:type="paragraph" w:styleId="27">
    <w:name w:val="toc 9"/>
    <w:basedOn w:val="1"/>
    <w:next w:val="1"/>
    <w:semiHidden/>
    <w:qFormat/>
    <w:uiPriority w:val="0"/>
    <w:pPr>
      <w:ind w:left="1680"/>
      <w:jc w:val="left"/>
    </w:pPr>
    <w:rPr>
      <w:sz w:val="18"/>
      <w:szCs w:val="18"/>
    </w:rPr>
  </w:style>
  <w:style w:type="paragraph" w:styleId="28">
    <w:name w:val="Normal (Web)"/>
    <w:basedOn w:val="1"/>
    <w:qFormat/>
    <w:uiPriority w:val="0"/>
    <w:pPr>
      <w:widowControl/>
      <w:spacing w:before="100" w:beforeAutospacing="1" w:after="100" w:afterAutospacing="1"/>
      <w:jc w:val="left"/>
    </w:pPr>
    <w:rPr>
      <w:rFonts w:ascii="宋体" w:hAnsi="宋体"/>
      <w:color w:val="000000"/>
      <w:kern w:val="0"/>
      <w:sz w:val="24"/>
    </w:rPr>
  </w:style>
  <w:style w:type="paragraph" w:styleId="29">
    <w:name w:val="annotation subject"/>
    <w:basedOn w:val="12"/>
    <w:next w:val="12"/>
    <w:semiHidden/>
    <w:qFormat/>
    <w:uiPriority w:val="0"/>
    <w:rPr>
      <w:b/>
      <w:bCs/>
    </w:rPr>
  </w:style>
  <w:style w:type="paragraph" w:styleId="30">
    <w:name w:val="Body Text First Indent"/>
    <w:basedOn w:val="1"/>
    <w:qFormat/>
    <w:uiPriority w:val="0"/>
    <w:pPr>
      <w:ind w:firstLine="420" w:firstLineChars="200"/>
    </w:pPr>
  </w:style>
  <w:style w:type="table" w:styleId="32">
    <w:name w:val="Table Grid"/>
    <w:basedOn w:val="31"/>
    <w:qFormat/>
    <w:uiPriority w:val="0"/>
    <w:rPr>
      <w:rFonts w:ascii="Calibri" w:hAnsi="Calibr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4">
    <w:name w:val="Strong"/>
    <w:qFormat/>
    <w:uiPriority w:val="0"/>
    <w:rPr>
      <w:b/>
      <w:bCs/>
    </w:rPr>
  </w:style>
  <w:style w:type="character" w:styleId="35">
    <w:name w:val="page number"/>
    <w:qFormat/>
    <w:uiPriority w:val="0"/>
  </w:style>
  <w:style w:type="character" w:styleId="36">
    <w:name w:val="FollowedHyperlink"/>
    <w:qFormat/>
    <w:uiPriority w:val="0"/>
    <w:rPr>
      <w:color w:val="800080"/>
      <w:u w:val="single"/>
    </w:rPr>
  </w:style>
  <w:style w:type="character" w:styleId="37">
    <w:name w:val="line number"/>
    <w:qFormat/>
    <w:uiPriority w:val="0"/>
  </w:style>
  <w:style w:type="character" w:styleId="38">
    <w:name w:val="Hyperlink"/>
    <w:qFormat/>
    <w:uiPriority w:val="99"/>
    <w:rPr>
      <w:rFonts w:ascii="宋体" w:hAnsi="宋体" w:eastAsia="宋体"/>
      <w:color w:val="0000FF"/>
      <w:sz w:val="24"/>
      <w:szCs w:val="24"/>
      <w:u w:val="single"/>
    </w:rPr>
  </w:style>
  <w:style w:type="character" w:styleId="39">
    <w:name w:val="annotation reference"/>
    <w:semiHidden/>
    <w:qFormat/>
    <w:uiPriority w:val="99"/>
    <w:rPr>
      <w:sz w:val="21"/>
      <w:szCs w:val="21"/>
    </w:rPr>
  </w:style>
  <w:style w:type="character" w:customStyle="1" w:styleId="40">
    <w:name w:val="批注文字 字符"/>
    <w:link w:val="12"/>
    <w:semiHidden/>
    <w:qFormat/>
    <w:uiPriority w:val="0"/>
    <w:rPr>
      <w:kern w:val="2"/>
      <w:sz w:val="21"/>
      <w:szCs w:val="24"/>
    </w:rPr>
  </w:style>
  <w:style w:type="character" w:customStyle="1" w:styleId="41">
    <w:name w:val="页脚 字符"/>
    <w:link w:val="21"/>
    <w:qFormat/>
    <w:uiPriority w:val="99"/>
    <w:rPr>
      <w:kern w:val="2"/>
      <w:sz w:val="18"/>
      <w:szCs w:val="18"/>
    </w:rPr>
  </w:style>
  <w:style w:type="character" w:customStyle="1" w:styleId="42">
    <w:name w:val="h2 Char"/>
    <w:qFormat/>
    <w:uiPriority w:val="0"/>
    <w:rPr>
      <w:rFonts w:ascii="Arial" w:hAnsi="Arial" w:eastAsia="黑体"/>
      <w:b/>
      <w:bCs/>
      <w:kern w:val="2"/>
      <w:sz w:val="32"/>
      <w:szCs w:val="32"/>
      <w:lang w:val="en-US" w:eastAsia="zh-CN" w:bidi="ar-SA"/>
    </w:rPr>
  </w:style>
  <w:style w:type="character" w:customStyle="1" w:styleId="43">
    <w:name w:val="标题 3 Char Char"/>
    <w:qFormat/>
    <w:uiPriority w:val="0"/>
    <w:rPr>
      <w:rFonts w:eastAsia="宋体"/>
      <w:b/>
      <w:bCs/>
      <w:kern w:val="2"/>
      <w:sz w:val="32"/>
      <w:szCs w:val="32"/>
      <w:lang w:val="en-US" w:eastAsia="zh-CN" w:bidi="ar-SA"/>
    </w:rPr>
  </w:style>
  <w:style w:type="character" w:customStyle="1" w:styleId="44">
    <w:name w:val="search1"/>
    <w:qFormat/>
    <w:uiPriority w:val="0"/>
    <w:rPr>
      <w:rFonts w:hint="default"/>
      <w:sz w:val="18"/>
      <w:szCs w:val="18"/>
    </w:rPr>
  </w:style>
  <w:style w:type="character" w:customStyle="1" w:styleId="45">
    <w:name w:val="search"/>
    <w:qFormat/>
    <w:uiPriority w:val="0"/>
  </w:style>
  <w:style w:type="character" w:customStyle="1" w:styleId="46">
    <w:name w:val="body"/>
    <w:qFormat/>
    <w:uiPriority w:val="0"/>
    <w:rPr>
      <w:rFonts w:hint="default" w:ascii="Verdana" w:hAnsi="Verdana"/>
      <w:color w:val="000000"/>
      <w:sz w:val="20"/>
      <w:szCs w:val="20"/>
    </w:rPr>
  </w:style>
  <w:style w:type="paragraph" w:customStyle="1" w:styleId="47">
    <w:name w:val="_Style 39"/>
    <w:basedOn w:val="1"/>
    <w:next w:val="17"/>
    <w:qFormat/>
    <w:uiPriority w:val="0"/>
    <w:pPr>
      <w:widowControl/>
      <w:tabs>
        <w:tab w:val="left" w:pos="425"/>
      </w:tabs>
      <w:autoSpaceDE w:val="0"/>
      <w:autoSpaceDN w:val="0"/>
      <w:adjustRightInd w:val="0"/>
      <w:spacing w:line="300" w:lineRule="auto"/>
      <w:ind w:firstLine="540"/>
      <w:jc w:val="left"/>
    </w:pPr>
    <w:rPr>
      <w:rFonts w:ascii="宋体" w:hAnsi="Courier New"/>
      <w:color w:val="000000"/>
      <w:sz w:val="24"/>
      <w:szCs w:val="20"/>
    </w:rPr>
  </w:style>
  <w:style w:type="paragraph" w:customStyle="1" w:styleId="48">
    <w:name w:val="_Style 40"/>
    <w:basedOn w:val="1"/>
    <w:next w:val="17"/>
    <w:qFormat/>
    <w:uiPriority w:val="0"/>
    <w:pPr>
      <w:widowControl/>
      <w:tabs>
        <w:tab w:val="left" w:pos="425"/>
      </w:tabs>
      <w:autoSpaceDE w:val="0"/>
      <w:autoSpaceDN w:val="0"/>
      <w:adjustRightInd w:val="0"/>
      <w:spacing w:line="300" w:lineRule="auto"/>
      <w:ind w:firstLine="540"/>
      <w:jc w:val="left"/>
    </w:pPr>
    <w:rPr>
      <w:rFonts w:ascii="宋体" w:hAnsi="Courier New"/>
      <w:color w:val="000000"/>
      <w:sz w:val="24"/>
      <w:szCs w:val="20"/>
    </w:rPr>
  </w:style>
  <w:style w:type="paragraph" w:customStyle="1" w:styleId="49">
    <w:name w:val="_Style 41"/>
    <w:basedOn w:val="1"/>
    <w:qFormat/>
    <w:uiPriority w:val="0"/>
  </w:style>
  <w:style w:type="paragraph" w:customStyle="1" w:styleId="50">
    <w:name w:val="样式 样式 小四 + 首行缩进:  2 字符 段前: 1 行 段后: 1 行"/>
    <w:basedOn w:val="1"/>
    <w:qFormat/>
    <w:uiPriority w:val="0"/>
    <w:pPr>
      <w:spacing w:after="240" w:afterLines="100" w:line="400" w:lineRule="exact"/>
      <w:jc w:val="center"/>
    </w:pPr>
    <w:rPr>
      <w:rFonts w:ascii="黑体" w:hAnsi="宋体" w:eastAsia="黑体"/>
      <w:b/>
      <w:szCs w:val="28"/>
    </w:rPr>
  </w:style>
  <w:style w:type="paragraph" w:customStyle="1" w:styleId="51">
    <w:name w:val="_Style 45"/>
    <w:basedOn w:val="1"/>
    <w:qFormat/>
    <w:uiPriority w:val="0"/>
  </w:style>
  <w:style w:type="paragraph" w:customStyle="1" w:styleId="52">
    <w:name w:val="_Style 46"/>
    <w:basedOn w:val="1"/>
    <w:qFormat/>
    <w:uiPriority w:val="0"/>
  </w:style>
  <w:style w:type="paragraph" w:customStyle="1" w:styleId="53">
    <w:name w:val="样式1"/>
    <w:basedOn w:val="21"/>
    <w:qFormat/>
    <w:uiPriority w:val="0"/>
    <w:pPr>
      <w:tabs>
        <w:tab w:val="clear" w:pos="4153"/>
        <w:tab w:val="clear" w:pos="8306"/>
      </w:tabs>
      <w:jc w:val="center"/>
    </w:pPr>
    <w:rPr>
      <w:kern w:val="0"/>
      <w:sz w:val="21"/>
      <w:szCs w:val="21"/>
    </w:rPr>
  </w:style>
  <w:style w:type="paragraph" w:customStyle="1" w:styleId="54">
    <w:name w:val="关键词"/>
    <w:basedOn w:val="1"/>
    <w:qFormat/>
    <w:uiPriority w:val="0"/>
    <w:pPr>
      <w:spacing w:before="312" w:beforeLines="100" w:after="156" w:afterLines="50" w:line="400" w:lineRule="exact"/>
      <w:jc w:val="left"/>
    </w:pPr>
    <w:rPr>
      <w:bCs/>
      <w:sz w:val="24"/>
    </w:rPr>
  </w:style>
  <w:style w:type="character" w:customStyle="1" w:styleId="55">
    <w:name w:val="批注文字 Char"/>
    <w:qFormat/>
    <w:uiPriority w:val="99"/>
    <w:rPr>
      <w:kern w:val="2"/>
      <w:sz w:val="21"/>
      <w:szCs w:val="24"/>
    </w:rPr>
  </w:style>
  <w:style w:type="paragraph" w:customStyle="1" w:styleId="56">
    <w:name w:val="a_2级标题"/>
    <w:basedOn w:val="3"/>
    <w:next w:val="10"/>
    <w:link w:val="72"/>
    <w:qFormat/>
    <w:uiPriority w:val="0"/>
    <w:pPr>
      <w:numPr>
        <w:ilvl w:val="1"/>
        <w:numId w:val="1"/>
      </w:numPr>
      <w:spacing w:before="291" w:after="100" w:afterAutospacing="1" w:line="400" w:lineRule="exact"/>
      <w:ind w:left="720"/>
      <w:jc w:val="center"/>
    </w:pPr>
    <w:rPr>
      <w:rFonts w:ascii="宋体" w:hAnsi="宋体" w:cs="宋体"/>
      <w:sz w:val="28"/>
      <w:szCs w:val="20"/>
    </w:rPr>
  </w:style>
  <w:style w:type="paragraph" w:customStyle="1" w:styleId="57">
    <w:name w:val="a_1级标题"/>
    <w:basedOn w:val="2"/>
    <w:next w:val="10"/>
    <w:link w:val="70"/>
    <w:qFormat/>
    <w:uiPriority w:val="0"/>
    <w:rPr>
      <w:rFonts w:ascii="黑体" w:hAnsi="黑体" w:cs="宋体"/>
      <w:szCs w:val="20"/>
    </w:rPr>
  </w:style>
  <w:style w:type="paragraph" w:customStyle="1" w:styleId="58">
    <w:name w:val="样式 标题 3 + 楷体 小四 段后: 0 磅 行距: 1.5 倍行距"/>
    <w:next w:val="10"/>
    <w:autoRedefine/>
    <w:qFormat/>
    <w:uiPriority w:val="0"/>
    <w:pPr>
      <w:spacing w:line="360" w:lineRule="auto"/>
    </w:pPr>
    <w:rPr>
      <w:rFonts w:ascii="楷体" w:hAnsi="楷体" w:eastAsia="楷体" w:cs="宋体"/>
      <w:b/>
      <w:bCs/>
      <w:kern w:val="2"/>
      <w:sz w:val="24"/>
      <w:lang w:val="en-US" w:eastAsia="zh-CN" w:bidi="ar-SA"/>
    </w:rPr>
  </w:style>
  <w:style w:type="paragraph" w:customStyle="1" w:styleId="59">
    <w:name w:val="a_3级标题"/>
    <w:basedOn w:val="4"/>
    <w:next w:val="10"/>
    <w:link w:val="74"/>
    <w:qFormat/>
    <w:uiPriority w:val="0"/>
    <w:pPr>
      <w:numPr>
        <w:ilvl w:val="2"/>
        <w:numId w:val="1"/>
      </w:numPr>
      <w:spacing w:before="100" w:beforeLines="100" w:line="360" w:lineRule="auto"/>
      <w:jc w:val="center"/>
    </w:pPr>
    <w:rPr>
      <w:rFonts w:ascii="楷体" w:hAnsi="楷体"/>
      <w:szCs w:val="24"/>
    </w:rPr>
  </w:style>
  <w:style w:type="paragraph" w:customStyle="1" w:styleId="60">
    <w:name w:val="a_4级标题"/>
    <w:next w:val="10"/>
    <w:qFormat/>
    <w:uiPriority w:val="0"/>
    <w:pPr>
      <w:numPr>
        <w:ilvl w:val="0"/>
        <w:numId w:val="2"/>
      </w:numPr>
      <w:spacing w:line="400" w:lineRule="exact"/>
    </w:pPr>
    <w:rPr>
      <w:rFonts w:ascii="宋体" w:hAnsi="宋体" w:eastAsia="宋体" w:cs="宋体"/>
      <w:kern w:val="2"/>
      <w:sz w:val="24"/>
      <w:lang w:val="en-US" w:eastAsia="zh-CN" w:bidi="ar-SA"/>
    </w:rPr>
  </w:style>
  <w:style w:type="paragraph" w:customStyle="1" w:styleId="61">
    <w:name w:val="TOC 标题1"/>
    <w:basedOn w:val="2"/>
    <w:next w:val="1"/>
    <w:unhideWhenUsed/>
    <w:qFormat/>
    <w:uiPriority w:val="39"/>
    <w:pPr>
      <w:widowControl/>
      <w:spacing w:before="240" w:line="259" w:lineRule="auto"/>
      <w:jc w:val="left"/>
      <w:outlineLvl w:val="9"/>
    </w:pPr>
    <w:rPr>
      <w:rFonts w:ascii="等线 Light" w:hAnsi="等线 Light" w:eastAsia="等线 Light"/>
      <w:b w:val="0"/>
      <w:bCs w:val="0"/>
      <w:color w:val="2F5496"/>
      <w:kern w:val="0"/>
      <w:sz w:val="32"/>
      <w:szCs w:val="32"/>
    </w:rPr>
  </w:style>
  <w:style w:type="character" w:customStyle="1" w:styleId="62">
    <w:name w:val="a_Source Code 字符"/>
    <w:link w:val="63"/>
    <w:qFormat/>
    <w:uiPriority w:val="0"/>
    <w:rPr>
      <w:rFonts w:ascii="Consolas" w:hAnsi="Consolas"/>
      <w:sz w:val="21"/>
    </w:rPr>
  </w:style>
  <w:style w:type="paragraph" w:customStyle="1" w:styleId="63">
    <w:name w:val="a_Source Code"/>
    <w:basedOn w:val="1"/>
    <w:link w:val="62"/>
    <w:qFormat/>
    <w:uiPriority w:val="0"/>
    <w:pPr>
      <w:widowControl/>
      <w:wordWrap w:val="0"/>
      <w:jc w:val="left"/>
    </w:pPr>
    <w:rPr>
      <w:rFonts w:ascii="Consolas" w:hAnsi="Consolas"/>
      <w:kern w:val="0"/>
      <w:szCs w:val="20"/>
    </w:rPr>
  </w:style>
  <w:style w:type="character" w:customStyle="1" w:styleId="64">
    <w:name w:val="KeywordTok"/>
    <w:qFormat/>
    <w:uiPriority w:val="0"/>
    <w:rPr>
      <w:rFonts w:ascii="Consolas" w:hAnsi="Consolas"/>
      <w:b/>
      <w:color w:val="007020"/>
      <w:sz w:val="21"/>
    </w:rPr>
  </w:style>
  <w:style w:type="character" w:customStyle="1" w:styleId="65">
    <w:name w:val="BuiltInTok"/>
    <w:qFormat/>
    <w:uiPriority w:val="0"/>
  </w:style>
  <w:style w:type="character" w:customStyle="1" w:styleId="66">
    <w:name w:val="NormalTok"/>
    <w:qFormat/>
    <w:uiPriority w:val="0"/>
  </w:style>
  <w:style w:type="paragraph" w:customStyle="1" w:styleId="67">
    <w:name w:val="图片"/>
    <w:basedOn w:val="1"/>
    <w:link w:val="68"/>
    <w:qFormat/>
    <w:uiPriority w:val="0"/>
    <w:pPr>
      <w:spacing w:line="300" w:lineRule="auto"/>
      <w:jc w:val="center"/>
    </w:pPr>
    <w:rPr>
      <w:sz w:val="24"/>
    </w:rPr>
  </w:style>
  <w:style w:type="character" w:customStyle="1" w:styleId="68">
    <w:name w:val="图片 字符"/>
    <w:link w:val="67"/>
    <w:qFormat/>
    <w:uiPriority w:val="0"/>
    <w:rPr>
      <w:kern w:val="2"/>
      <w:sz w:val="24"/>
      <w:szCs w:val="24"/>
    </w:rPr>
  </w:style>
  <w:style w:type="character" w:customStyle="1" w:styleId="69">
    <w:name w:val="标题 1 字符"/>
    <w:basedOn w:val="33"/>
    <w:link w:val="2"/>
    <w:qFormat/>
    <w:uiPriority w:val="0"/>
    <w:rPr>
      <w:rFonts w:eastAsia="黑体"/>
      <w:b/>
      <w:bCs/>
      <w:kern w:val="44"/>
      <w:sz w:val="30"/>
      <w:szCs w:val="44"/>
    </w:rPr>
  </w:style>
  <w:style w:type="character" w:customStyle="1" w:styleId="70">
    <w:name w:val="a_1级标题 字符"/>
    <w:basedOn w:val="69"/>
    <w:link w:val="57"/>
    <w:qFormat/>
    <w:uiPriority w:val="0"/>
    <w:rPr>
      <w:rFonts w:ascii="黑体" w:hAnsi="黑体" w:eastAsia="黑体" w:cs="宋体"/>
      <w:kern w:val="44"/>
      <w:sz w:val="30"/>
      <w:szCs w:val="44"/>
    </w:rPr>
  </w:style>
  <w:style w:type="character" w:customStyle="1" w:styleId="71">
    <w:name w:val="标题 2 字符"/>
    <w:basedOn w:val="33"/>
    <w:link w:val="3"/>
    <w:qFormat/>
    <w:uiPriority w:val="0"/>
    <w:rPr>
      <w:rFonts w:ascii="Arial" w:hAnsi="Arial" w:eastAsia="黑体"/>
      <w:b/>
      <w:bCs/>
      <w:kern w:val="2"/>
      <w:sz w:val="32"/>
      <w:szCs w:val="32"/>
    </w:rPr>
  </w:style>
  <w:style w:type="character" w:customStyle="1" w:styleId="72">
    <w:name w:val="a_2级标题 字符"/>
    <w:basedOn w:val="71"/>
    <w:link w:val="56"/>
    <w:qFormat/>
    <w:uiPriority w:val="0"/>
    <w:rPr>
      <w:rFonts w:ascii="宋体" w:hAnsi="宋体" w:eastAsia="黑体" w:cs="宋体"/>
      <w:kern w:val="2"/>
      <w:sz w:val="28"/>
      <w:szCs w:val="32"/>
    </w:rPr>
  </w:style>
  <w:style w:type="character" w:customStyle="1" w:styleId="73">
    <w:name w:val="标题 3 字符"/>
    <w:basedOn w:val="33"/>
    <w:link w:val="4"/>
    <w:qFormat/>
    <w:uiPriority w:val="0"/>
    <w:rPr>
      <w:rFonts w:eastAsia="楷体"/>
      <w:b/>
      <w:bCs/>
      <w:kern w:val="2"/>
      <w:sz w:val="24"/>
      <w:szCs w:val="32"/>
    </w:rPr>
  </w:style>
  <w:style w:type="character" w:customStyle="1" w:styleId="74">
    <w:name w:val="a_3级标题 字符"/>
    <w:basedOn w:val="73"/>
    <w:link w:val="59"/>
    <w:qFormat/>
    <w:uiPriority w:val="0"/>
    <w:rPr>
      <w:rFonts w:ascii="楷体" w:hAnsi="楷体" w:eastAsia="楷体"/>
      <w:kern w:val="2"/>
      <w:sz w:val="24"/>
      <w:szCs w:val="24"/>
    </w:rPr>
  </w:style>
  <w:style w:type="paragraph" w:customStyle="1" w:styleId="75">
    <w:name w:val="a_表格图注等五号字体"/>
    <w:next w:val="10"/>
    <w:qFormat/>
    <w:uiPriority w:val="0"/>
    <w:pPr>
      <w:spacing w:line="360" w:lineRule="auto"/>
      <w:jc w:val="center"/>
    </w:pPr>
    <w:rPr>
      <w:rFonts w:ascii="Times New Roman" w:hAnsi="Times New Roman" w:eastAsia="宋体" w:cs="Times New Roman"/>
      <w:kern w:val="2"/>
      <w:sz w:val="21"/>
      <w:szCs w:val="22"/>
      <w:lang w:val="en-US" w:eastAsia="zh-CN" w:bidi="ar-SA"/>
    </w:rPr>
  </w:style>
  <w:style w:type="character" w:customStyle="1" w:styleId="76">
    <w:name w:val="md-plain"/>
    <w:basedOn w:val="33"/>
    <w:qFormat/>
    <w:uiPriority w:val="0"/>
  </w:style>
  <w:style w:type="character" w:customStyle="1" w:styleId="77">
    <w:name w:val="正文文本 字符"/>
    <w:basedOn w:val="33"/>
    <w:link w:val="13"/>
    <w:qFormat/>
    <w:uiPriority w:val="0"/>
    <w:rPr>
      <w:kern w:val="2"/>
      <w:sz w:val="21"/>
      <w:szCs w:val="24"/>
    </w:rPr>
  </w:style>
  <w:style w:type="paragraph" w:customStyle="1" w:styleId="78">
    <w:name w:val="Compact"/>
    <w:basedOn w:val="13"/>
    <w:qFormat/>
    <w:uiPriority w:val="0"/>
    <w:pPr>
      <w:widowControl/>
      <w:spacing w:before="36" w:after="36"/>
      <w:jc w:val="left"/>
    </w:pPr>
    <w:rPr>
      <w:rFonts w:asciiTheme="minorHAnsi" w:hAnsiTheme="minorHAnsi" w:eastAsiaTheme="minorEastAsia" w:cstheme="minorBidi"/>
      <w:kern w:val="0"/>
      <w:sz w:val="24"/>
      <w:lang w:eastAsia="en-US"/>
    </w:rPr>
  </w:style>
  <w:style w:type="character" w:customStyle="1" w:styleId="79">
    <w:name w:val="Verbatim Char"/>
    <w:basedOn w:val="33"/>
    <w:link w:val="80"/>
    <w:qFormat/>
    <w:uiPriority w:val="0"/>
    <w:rPr>
      <w:rFonts w:ascii="Consolas" w:hAnsi="Consolas"/>
      <w:sz w:val="21"/>
    </w:rPr>
  </w:style>
  <w:style w:type="paragraph" w:customStyle="1" w:styleId="80">
    <w:name w:val="Source Code"/>
    <w:basedOn w:val="1"/>
    <w:link w:val="79"/>
    <w:autoRedefine/>
    <w:qFormat/>
    <w:uiPriority w:val="0"/>
    <w:pPr>
      <w:widowControl/>
      <w:wordWrap w:val="0"/>
      <w:jc w:val="left"/>
    </w:pPr>
    <w:rPr>
      <w:rFonts w:ascii="Consolas" w:hAnsi="Consolas"/>
      <w:kern w:val="0"/>
      <w:szCs w:val="20"/>
    </w:rPr>
  </w:style>
  <w:style w:type="character" w:customStyle="1" w:styleId="81">
    <w:name w:val="StringTok"/>
    <w:basedOn w:val="79"/>
    <w:qFormat/>
    <w:uiPriority w:val="0"/>
    <w:rPr>
      <w:rFonts w:ascii="Consolas" w:hAnsi="Consolas"/>
      <w:color w:val="4070A0"/>
      <w:sz w:val="21"/>
    </w:rPr>
  </w:style>
  <w:style w:type="character" w:customStyle="1" w:styleId="82">
    <w:name w:val="VariableTok"/>
    <w:basedOn w:val="79"/>
    <w:qFormat/>
    <w:uiPriority w:val="0"/>
    <w:rPr>
      <w:rFonts w:ascii="Consolas" w:hAnsi="Consolas"/>
      <w:color w:val="19177C"/>
      <w:sz w:val="21"/>
    </w:rPr>
  </w:style>
  <w:style w:type="character" w:customStyle="1" w:styleId="83">
    <w:name w:val="OperatorTok"/>
    <w:basedOn w:val="79"/>
    <w:qFormat/>
    <w:uiPriority w:val="0"/>
    <w:rPr>
      <w:rFonts w:ascii="Consolas" w:hAnsi="Consolas"/>
      <w:color w:val="666666"/>
      <w:sz w:val="21"/>
    </w:rPr>
  </w:style>
  <w:style w:type="paragraph" w:customStyle="1" w:styleId="84">
    <w:name w:val="a_图片代码块的一倍行距无缩进居中"/>
    <w:next w:val="10"/>
    <w:link w:val="86"/>
    <w:qFormat/>
    <w:uiPriority w:val="0"/>
    <w:pPr>
      <w:spacing w:line="360" w:lineRule="auto"/>
      <w:jc w:val="center"/>
    </w:pPr>
    <w:rPr>
      <w:rFonts w:ascii="宋体" w:hAnsi="宋体" w:eastAsia="宋体" w:cs="宋体"/>
      <w:kern w:val="2"/>
      <w:sz w:val="24"/>
      <w:lang w:val="en-US" w:eastAsia="zh-CN" w:bidi="ar-SA"/>
    </w:rPr>
  </w:style>
  <w:style w:type="character" w:customStyle="1" w:styleId="85">
    <w:name w:val="a_正文文本 字符"/>
    <w:basedOn w:val="33"/>
    <w:link w:val="10"/>
    <w:qFormat/>
    <w:uiPriority w:val="0"/>
    <w:rPr>
      <w:rFonts w:ascii="宋体" w:hAnsi="宋体" w:cs="宋体"/>
      <w:kern w:val="2"/>
      <w:sz w:val="24"/>
    </w:rPr>
  </w:style>
  <w:style w:type="character" w:customStyle="1" w:styleId="86">
    <w:name w:val="a_图片代码块的一倍行距无缩进居中 字符"/>
    <w:basedOn w:val="85"/>
    <w:link w:val="84"/>
    <w:qFormat/>
    <w:uiPriority w:val="0"/>
    <w:rPr>
      <w:rFonts w:ascii="宋体" w:hAnsi="宋体" w:cs="宋体"/>
      <w:kern w:val="2"/>
      <w:sz w:val="24"/>
    </w:rPr>
  </w:style>
  <w:style w:type="paragraph" w:styleId="87">
    <w:name w:val="List Paragraph"/>
    <w:basedOn w:val="1"/>
    <w:qFormat/>
    <w:uiPriority w:val="34"/>
    <w:pPr>
      <w:spacing w:line="300" w:lineRule="auto"/>
      <w:ind w:firstLine="420" w:firstLineChars="200"/>
    </w:pPr>
    <w:rPr>
      <w:sz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2" Type="http://schemas.microsoft.com/office/2011/relationships/people" Target="people.xml"/><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header" Target="head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microsoft.com/office/2011/relationships/commentsExtended" Target="commentsExtended.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comments" Target="comments.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theme" Target="theme/theme1.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A1EE7C-07EB-4BC4-93AE-73111D9FF1FF}">
  <ds:schemaRefs/>
</ds:datastoreItem>
</file>

<file path=docProps/app.xml><?xml version="1.0" encoding="utf-8"?>
<Properties xmlns="http://schemas.openxmlformats.org/officeDocument/2006/extended-properties" xmlns:vt="http://schemas.openxmlformats.org/officeDocument/2006/docPropsVTypes">
  <Template>Normal.dotm</Template>
  <Company>四川大学</Company>
  <Pages>57</Pages>
  <Words>5171</Words>
  <Characters>6691</Characters>
  <Lines>222</Lines>
  <Paragraphs>62</Paragraphs>
  <TotalTime>168</TotalTime>
  <ScaleCrop>false</ScaleCrop>
  <LinksUpToDate>false</LinksUpToDate>
  <CharactersWithSpaces>7014</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2025-04-14T16:29:00Z</dcterms:created>
  <dc:creator>傅世攀</dc:creator>
  <cp:lastModifiedBy>星丶辰</cp:lastModifiedBy>
  <dcterms:modified xsi:type="dcterms:W3CDTF">2025-04-16T02:25:40Z</dcterms:modified>
  <dc:title>此处写论文中文题名</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CA336EE72E9D46C198D6C2AB57957E75_13</vt:lpwstr>
  </property>
  <property fmtid="{D5CDD505-2E9C-101B-9397-08002B2CF9AE}" pid="4" name="KSOTemplateDocerSaveRecord">
    <vt:lpwstr>eyJoZGlkIjoiNGNkM2ZmNGY5NWQ2MWVhYjhlMDUxOGZkNzQ1ZjE2ZDgiLCJ1c2VySWQiOiI0MDMyMDI4NDQifQ==</vt:lpwstr>
  </property>
</Properties>
</file>